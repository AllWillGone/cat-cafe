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140E18A5" w14:textId="77777777" w:rsidR="00000000" w:rsidRDefault="00000000">
      <w:pPr>
        <w:rPr>
          <w:color w:val="000000"/>
        </w:rPr>
      </w:pPr>
    </w:p>
    <w:p w14:paraId="7BD4354C" w14:textId="1123B5E5" w:rsidR="00000000" w:rsidRDefault="001033FB">
      <w:pPr>
        <w:rPr>
          <w:color w:val="000000"/>
        </w:rPr>
      </w:pPr>
      <w:r>
        <w:rPr>
          <w:noProof/>
          <w:color w:val="000000"/>
          <w:sz w:val="20"/>
        </w:rPr>
        <w:drawing>
          <wp:anchor distT="0" distB="0" distL="114300" distR="114300" simplePos="0" relativeHeight="251658752" behindDoc="0" locked="0" layoutInCell="1" allowOverlap="1" wp14:anchorId="620A2BAA" wp14:editId="47AB4931">
            <wp:simplePos x="0" y="0"/>
            <wp:positionH relativeFrom="column">
              <wp:posOffset>11430</wp:posOffset>
            </wp:positionH>
            <wp:positionV relativeFrom="paragraph">
              <wp:posOffset>-122555</wp:posOffset>
            </wp:positionV>
            <wp:extent cx="2971800" cy="912495"/>
            <wp:effectExtent l="5715" t="9525" r="13335" b="11430"/>
            <wp:wrapNone/>
            <wp:docPr id="2007987802" name="文本框 39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971800" cy="9124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cap="rnd">
                      <a:solidFill>
                        <a:srgbClr val="000000"/>
                      </a:solidFill>
                      <a:prstDash val="sysDot"/>
                      <a:miter lim="800%"/>
                      <a:headEnd/>
                      <a:tailEnd/>
                    </a:ln>
                  </wp:spPr>
                  <wp:txbx>
                    <wne:txbxContent>
                      <w:p w14:paraId="0C049118" w14:textId="5586456F" w:rsidR="00000000" w:rsidRDefault="001033FB">
                        <w:pPr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rFonts w:ascii="宋体" w:hAnsi="宋体" w:cs="宋体"/>
                            <w:noProof/>
                            <w:sz w:val="24"/>
                          </w:rPr>
                          <w:drawing>
                            <wp:inline distT="0" distB="0" distL="0" distR="0" wp14:anchorId="4128222B" wp14:editId="55A5D26B">
                              <wp:extent cx="558800" cy="577850"/>
                              <wp:effectExtent l="0" t="0" r="0" b="0"/>
                              <wp:docPr id="1" name="图片 2" descr="IMG_256"/>
                              <wp:cNvGraphicFramePr>
                                <a:graphicFrameLocks xmlns:a="http://purl.oclc.org/ooxml/drawingml/main" noChangeAspect="1"/>
                              </wp:cNvGraphicFramePr>
                              <a:graphic xmlns:a="http://purl.oclc.org/ooxml/drawingml/main">
                                <a:graphicData uri="http://purl.oclc.org/ooxml/drawingml/picture">
                                  <pic:pic xmlns:pic="http://purl.oclc.org/ooxml/drawingml/picture">
                                    <pic:nvPicPr>
                                      <pic:cNvPr id="0" name="图片 1" descr="IMG_25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35.8%" t="29.614%" r="40.463%" b="36.118%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58800" cy="5778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宋体" w:hAnsi="宋体" w:cs="宋体"/>
                            <w:noProof/>
                            <w:sz w:val="24"/>
                          </w:rPr>
                          <w:drawing>
                            <wp:inline distT="0" distB="0" distL="0" distR="0" wp14:anchorId="3BB3B4F9" wp14:editId="05A43E3C">
                              <wp:extent cx="2051050" cy="539750"/>
                              <wp:effectExtent l="0" t="0" r="0" b="0"/>
                              <wp:docPr id="2" name="图片 1" descr="IMG_256"/>
                              <wp:cNvGraphicFramePr>
                                <a:graphicFrameLocks xmlns:a="http://purl.oclc.org/ooxml/drawingml/main" noChangeAspect="1"/>
                              </wp:cNvGraphicFramePr>
                              <a:graphic xmlns:a="http://purl.oclc.org/ooxml/drawingml/main">
                                <a:graphicData uri="http://purl.oclc.org/ooxml/drawingml/picture">
                                  <pic:pic xmlns:pic="http://purl.oclc.org/ooxml/drawingml/picture">
                                    <pic:nvPicPr>
                                      <pic:cNvPr id="0" name="图片 2" descr="IMG_25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35.098%" t="37.941%" r="33.015%" b="50.214%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51050" cy="539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color w:val="000000"/>
          <w:sz w:val="20"/>
          <w:lang w:val="en-US" w:eastAsia="zh-CN"/>
        </w:rPr>
        <w:drawing>
          <wp:anchor distT="0" distB="0" distL="114300" distR="114300" simplePos="0" relativeHeight="251656704" behindDoc="0" locked="0" layoutInCell="1" allowOverlap="1" wp14:anchorId="3B3A0315" wp14:editId="3C3AE041">
            <wp:simplePos x="0" y="0"/>
            <wp:positionH relativeFrom="column">
              <wp:posOffset>323215</wp:posOffset>
            </wp:positionH>
            <wp:positionV relativeFrom="paragraph">
              <wp:posOffset>17780</wp:posOffset>
            </wp:positionV>
            <wp:extent cx="1099185" cy="426720"/>
            <wp:effectExtent l="12700" t="6985" r="12065" b="13970"/>
            <wp:wrapNone/>
            <wp:docPr id="195762098" name="文本框 39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1099185" cy="4267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cap="rnd">
                      <a:solidFill>
                        <a:srgbClr val="000000"/>
                      </a:solidFill>
                      <a:prstDash val="sysDot"/>
                      <a:miter lim="800%"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574157FA" w14:textId="77777777" w:rsidR="00000000" w:rsidRDefault="00000000">
                        <w:pPr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机构图标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170DB021" w14:textId="77777777" w:rsidR="00000000" w:rsidRDefault="00000000">
      <w:pPr>
        <w:rPr>
          <w:color w:val="000000"/>
        </w:rPr>
      </w:pPr>
    </w:p>
    <w:p w14:paraId="032A9DDC" w14:textId="77777777" w:rsidR="00000000" w:rsidRDefault="00000000">
      <w:pPr>
        <w:rPr>
          <w:color w:val="000000"/>
        </w:rPr>
      </w:pPr>
    </w:p>
    <w:p w14:paraId="14F6B96C" w14:textId="77777777" w:rsidR="00000000" w:rsidRDefault="00000000">
      <w:pPr>
        <w:rPr>
          <w:color w:val="000000"/>
        </w:rPr>
      </w:pPr>
    </w:p>
    <w:p w14:paraId="58341610" w14:textId="77777777" w:rsidR="00000000" w:rsidRDefault="00000000">
      <w:pPr>
        <w:pStyle w:val="Normal0"/>
        <w:spacing w:after="6pt"/>
        <w:rPr>
          <w:b/>
          <w:color w:val="000000"/>
          <w:sz w:val="52"/>
        </w:rPr>
      </w:pPr>
    </w:p>
    <w:p w14:paraId="613F4CA3" w14:textId="77777777" w:rsidR="00000000" w:rsidRDefault="00000000">
      <w:pPr>
        <w:pStyle w:val="Normal0"/>
        <w:spacing w:after="6pt"/>
        <w:jc w:val="center"/>
        <w:rPr>
          <w:rFonts w:hint="eastAsia"/>
          <w:color w:val="000000"/>
          <w:sz w:val="44"/>
          <w:lang w:val="en-US" w:eastAsia="zh-CN"/>
        </w:rPr>
      </w:pPr>
      <w:r>
        <w:rPr>
          <w:color w:val="000000"/>
          <w:sz w:val="44"/>
          <w:lang w:val="en-US" w:eastAsia="zh-CN"/>
        </w:rPr>
        <w:t>{</w:t>
      </w:r>
      <w:r>
        <w:rPr>
          <w:rFonts w:hint="eastAsia"/>
          <w:color w:val="000000"/>
          <w:sz w:val="44"/>
          <w:lang w:val="en-US" w:eastAsia="zh-CN"/>
        </w:rPr>
        <w:t xml:space="preserve"> </w:t>
      </w:r>
      <w:r>
        <w:rPr>
          <w:rFonts w:hint="eastAsia"/>
          <w:color w:val="000000"/>
          <w:sz w:val="44"/>
          <w:lang w:val="en-US" w:eastAsia="zh-CN"/>
        </w:rPr>
        <w:t>项目名称</w:t>
      </w:r>
      <w:r>
        <w:rPr>
          <w:rFonts w:hint="eastAsia"/>
          <w:color w:val="000000"/>
          <w:sz w:val="44"/>
          <w:lang w:val="en-US" w:eastAsia="zh-CN"/>
        </w:rPr>
        <w:t xml:space="preserve"> </w:t>
      </w:r>
      <w:r>
        <w:rPr>
          <w:color w:val="000000"/>
          <w:sz w:val="44"/>
          <w:lang w:val="en-US" w:eastAsia="zh-CN"/>
        </w:rPr>
        <w:t>}</w:t>
      </w:r>
    </w:p>
    <w:p w14:paraId="546BE779" w14:textId="77777777" w:rsidR="00000000" w:rsidRDefault="00000000">
      <w:pPr>
        <w:pStyle w:val="Normal0"/>
        <w:spacing w:after="6pt"/>
        <w:jc w:val="center"/>
        <w:rPr>
          <w:rFonts w:hint="eastAsia"/>
          <w:color w:val="000000"/>
          <w:sz w:val="28"/>
          <w:lang w:val="en-US" w:eastAsia="zh-CN"/>
        </w:rPr>
      </w:pPr>
    </w:p>
    <w:p w14:paraId="4A9BFA21" w14:textId="77777777" w:rsidR="00000000" w:rsidRDefault="00000000">
      <w:pPr>
        <w:pStyle w:val="Normal0"/>
        <w:spacing w:after="6pt"/>
        <w:jc w:val="center"/>
        <w:rPr>
          <w:rFonts w:hint="eastAsia"/>
          <w:color w:val="000000"/>
          <w:sz w:val="44"/>
          <w:lang w:val="en-US" w:eastAsia="zh-CN"/>
        </w:rPr>
      </w:pPr>
      <w:r>
        <w:rPr>
          <w:rFonts w:hint="eastAsia"/>
          <w:color w:val="000000"/>
          <w:sz w:val="44"/>
          <w:lang w:val="en-US" w:eastAsia="zh-CN"/>
        </w:rPr>
        <w:t>数据库设计报告</w:t>
      </w:r>
    </w:p>
    <w:p w14:paraId="5CD7906A" w14:textId="77777777" w:rsidR="00000000" w:rsidRDefault="00000000">
      <w:pPr>
        <w:rPr>
          <w:color w:val="000000"/>
        </w:rPr>
      </w:pPr>
    </w:p>
    <w:p w14:paraId="54CC16D6" w14:textId="77777777" w:rsidR="00000000" w:rsidRDefault="00000000">
      <w:pPr>
        <w:rPr>
          <w:rFonts w:hint="eastAsia"/>
          <w:color w:val="000000"/>
        </w:rPr>
      </w:pP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2614"/>
        <w:gridCol w:w="1318"/>
        <w:gridCol w:w="4562"/>
      </w:tblGrid>
      <w:tr w:rsidR="00000000" w14:paraId="408F38F1" w14:textId="77777777">
        <w:trPr>
          <w:cantSplit/>
          <w:trHeight w:val="319"/>
        </w:trPr>
        <w:tc>
          <w:tcPr>
            <w:tcW w:w="134.20pt" w:type="dxa"/>
            <w:vMerge w:val="restart"/>
          </w:tcPr>
          <w:p w14:paraId="3494F1E6" w14:textId="77777777" w:rsidR="00000000" w:rsidRDefault="00000000">
            <w:pPr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文件状态：</w:t>
            </w:r>
          </w:p>
          <w:p w14:paraId="5110DC72" w14:textId="77777777" w:rsidR="00000000" w:rsidRDefault="00000000">
            <w:pPr>
              <w:ind w:firstLineChars="100" w:firstLine="11.20pt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[√] 草稿</w:t>
            </w:r>
          </w:p>
          <w:p w14:paraId="0EE5DDBB" w14:textId="77777777" w:rsidR="00000000" w:rsidRDefault="00000000">
            <w:pPr>
              <w:ind w:firstLineChars="100" w:firstLine="11.20pt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[  ] 正式发布</w:t>
            </w:r>
          </w:p>
          <w:p w14:paraId="2377FA05" w14:textId="77777777" w:rsidR="00000000" w:rsidRDefault="00000000">
            <w:pPr>
              <w:ind w:firstLineChars="100" w:firstLine="11.20pt"/>
              <w:rPr>
                <w:rFonts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[  ]</w:t>
            </w:r>
            <w:r>
              <w:rPr>
                <w:rFonts w:ascii="宋体" w:hAnsi="宋体"/>
                <w:color w:val="000000"/>
              </w:rPr>
              <w:t xml:space="preserve"> </w:t>
            </w:r>
            <w:r>
              <w:rPr>
                <w:rFonts w:ascii="宋体" w:hAnsi="宋体" w:hint="eastAsia"/>
                <w:color w:val="000000"/>
              </w:rPr>
              <w:t>正在修改</w:t>
            </w:r>
          </w:p>
        </w:tc>
        <w:tc>
          <w:tcPr>
            <w:tcW w:w="67.20pt" w:type="dxa"/>
            <w:shd w:val="clear" w:color="auto" w:fill="D9D9D9"/>
          </w:tcPr>
          <w:p w14:paraId="4CBF564D" w14:textId="77777777" w:rsidR="00000000" w:rsidRDefault="0000000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文件标识：</w:t>
            </w:r>
          </w:p>
        </w:tc>
        <w:tc>
          <w:tcPr>
            <w:tcW w:w="234.60pt" w:type="dxa"/>
          </w:tcPr>
          <w:p w14:paraId="635EA28F" w14:textId="77777777" w:rsidR="00000000" w:rsidRDefault="0000000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CAT-CAFE-DATABASE</w:t>
            </w:r>
          </w:p>
        </w:tc>
      </w:tr>
      <w:tr w:rsidR="00000000" w14:paraId="7A2B1FB4" w14:textId="77777777">
        <w:trPr>
          <w:cantSplit/>
          <w:trHeight w:val="319"/>
        </w:trPr>
        <w:tc>
          <w:tcPr>
            <w:tcW w:w="134.20pt" w:type="dxa"/>
            <w:vMerge/>
          </w:tcPr>
          <w:p w14:paraId="51884C18" w14:textId="77777777" w:rsidR="00000000" w:rsidRDefault="00000000">
            <w:pPr>
              <w:ind w:firstLineChars="200" w:firstLine="22.40pt"/>
              <w:rPr>
                <w:rFonts w:hint="eastAsia"/>
                <w:color w:val="000000"/>
              </w:rPr>
            </w:pPr>
          </w:p>
        </w:tc>
        <w:tc>
          <w:tcPr>
            <w:tcW w:w="67.20pt" w:type="dxa"/>
            <w:shd w:val="clear" w:color="auto" w:fill="D9D9D9"/>
          </w:tcPr>
          <w:p w14:paraId="74DC06B0" w14:textId="77777777" w:rsidR="00000000" w:rsidRDefault="0000000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当前版本：</w:t>
            </w:r>
          </w:p>
        </w:tc>
        <w:tc>
          <w:tcPr>
            <w:tcW w:w="234.60pt" w:type="dxa"/>
          </w:tcPr>
          <w:p w14:paraId="37F98333" w14:textId="77777777" w:rsidR="00000000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1.0</w:t>
            </w:r>
          </w:p>
        </w:tc>
      </w:tr>
      <w:tr w:rsidR="00000000" w14:paraId="708DAB5C" w14:textId="77777777">
        <w:trPr>
          <w:cantSplit/>
        </w:trPr>
        <w:tc>
          <w:tcPr>
            <w:tcW w:w="134.20pt" w:type="dxa"/>
            <w:vMerge/>
          </w:tcPr>
          <w:p w14:paraId="636C36F9" w14:textId="77777777" w:rsidR="00000000" w:rsidRDefault="00000000">
            <w:pPr>
              <w:ind w:firstLineChars="200" w:firstLine="22.40pt"/>
              <w:rPr>
                <w:color w:val="000000"/>
              </w:rPr>
            </w:pPr>
          </w:p>
        </w:tc>
        <w:tc>
          <w:tcPr>
            <w:tcW w:w="67.20pt" w:type="dxa"/>
            <w:shd w:val="clear" w:color="auto" w:fill="D9D9D9"/>
          </w:tcPr>
          <w:p w14:paraId="4985CE97" w14:textId="77777777" w:rsidR="00000000" w:rsidRDefault="0000000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作</w:t>
            </w:r>
            <w:r>
              <w:rPr>
                <w:rFonts w:hint="eastAsia"/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>者：</w:t>
            </w:r>
          </w:p>
        </w:tc>
        <w:tc>
          <w:tcPr>
            <w:tcW w:w="234.60pt" w:type="dxa"/>
          </w:tcPr>
          <w:p w14:paraId="2D53526B" w14:textId="77777777" w:rsidR="00000000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103D </w:t>
            </w:r>
            <w:r>
              <w:rPr>
                <w:rFonts w:hint="eastAsia"/>
                <w:color w:val="000000"/>
              </w:rPr>
              <w:t>刘祖铭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石家桢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杨文轩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陈际宇</w:t>
            </w:r>
          </w:p>
        </w:tc>
      </w:tr>
      <w:tr w:rsidR="00000000" w14:paraId="0EEC64CC" w14:textId="77777777">
        <w:trPr>
          <w:cantSplit/>
        </w:trPr>
        <w:tc>
          <w:tcPr>
            <w:tcW w:w="134.20pt" w:type="dxa"/>
            <w:vMerge/>
          </w:tcPr>
          <w:p w14:paraId="05F3D61F" w14:textId="77777777" w:rsidR="00000000" w:rsidRDefault="00000000">
            <w:pPr>
              <w:ind w:firstLineChars="200" w:firstLine="22.40pt"/>
              <w:rPr>
                <w:rFonts w:hint="eastAsia"/>
                <w:color w:val="000000"/>
              </w:rPr>
            </w:pPr>
          </w:p>
        </w:tc>
        <w:tc>
          <w:tcPr>
            <w:tcW w:w="67.20pt" w:type="dxa"/>
            <w:shd w:val="clear" w:color="auto" w:fill="D9D9D9"/>
          </w:tcPr>
          <w:p w14:paraId="766A13BD" w14:textId="77777777" w:rsidR="00000000" w:rsidRDefault="0000000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完成日期：</w:t>
            </w:r>
          </w:p>
        </w:tc>
        <w:tc>
          <w:tcPr>
            <w:tcW w:w="234.60pt" w:type="dxa"/>
          </w:tcPr>
          <w:p w14:paraId="5E842781" w14:textId="77777777" w:rsidR="00000000" w:rsidRDefault="0000000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2026-5-23</w:t>
            </w:r>
          </w:p>
        </w:tc>
      </w:tr>
    </w:tbl>
    <w:p w14:paraId="1DE38CED" w14:textId="20C2CCD2" w:rsidR="00000000" w:rsidRDefault="001033FB">
      <w:pPr>
        <w:rPr>
          <w:color w:val="000000"/>
        </w:rPr>
      </w:pPr>
      <w:r>
        <w:rPr>
          <w:noProof/>
          <w:color w:val="000000"/>
          <w:sz w:val="20"/>
          <w:lang w:val="en-US" w:eastAsia="zh-CN"/>
        </w:rPr>
        <w:drawing>
          <wp:anchor distT="0" distB="0" distL="114300" distR="114300" simplePos="0" relativeHeight="251657728" behindDoc="0" locked="0" layoutInCell="1" allowOverlap="1" wp14:anchorId="3B950CCE" wp14:editId="5A7DA228">
            <wp:simplePos x="0" y="0"/>
            <wp:positionH relativeFrom="column">
              <wp:posOffset>71120</wp:posOffset>
            </wp:positionH>
            <wp:positionV relativeFrom="page">
              <wp:posOffset>8234680</wp:posOffset>
            </wp:positionV>
            <wp:extent cx="5262880" cy="1000125"/>
            <wp:effectExtent l="8255" t="5080" r="5715" b="13970"/>
            <wp:wrapNone/>
            <wp:docPr id="1332242491" name="文本框 39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5262880" cy="1000125"/>
                    </a:xfrm>
                    <a:prstGeom prst="rect">
                      <a:avLst/>
                    </a:prstGeom>
                    <a:noFill/>
                    <a:ln w="9525" cap="rnd" cmpd="sng">
                      <a:solidFill>
                        <a:srgbClr val="000000"/>
                      </a:solidFill>
                      <a:prstDash val="sysDot"/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14:paraId="1C2ECB92" w14:textId="77777777" w:rsidR="00000000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  <w:p w14:paraId="4A445BE8" w14:textId="77777777" w:rsidR="00000000" w:rsidRDefault="00000000">
                        <w:pPr>
                          <w:pStyle w:val="a7"/>
                          <w:pBdr>
                            <w:bottom w:val="none" w:sz="0" w:space="0" w:color="auto"/>
                          </w:pBdr>
                          <w:tabs>
                            <w:tab w:val="clear" w:pos="207.65pt"/>
                            <w:tab w:val="clear" w:pos="415.30pt"/>
                          </w:tabs>
                          <w:snapToGrid/>
                          <w:rPr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Company Information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3DA21705" w14:textId="77777777" w:rsidR="00000000" w:rsidRDefault="00000000">
      <w:pPr>
        <w:pageBreakBefore/>
        <w:jc w:val="center"/>
        <w:rPr>
          <w:rFonts w:hint="eastAsia"/>
          <w:color w:val="000000"/>
          <w:sz w:val="28"/>
        </w:rPr>
      </w:pPr>
      <w:r>
        <w:rPr>
          <w:rFonts w:hint="eastAsia"/>
          <w:color w:val="000000"/>
          <w:sz w:val="28"/>
        </w:rPr>
        <w:lastRenderedPageBreak/>
        <w:t>版</w:t>
      </w:r>
      <w:r>
        <w:rPr>
          <w:rFonts w:hint="eastAsia"/>
          <w:color w:val="000000"/>
          <w:sz w:val="28"/>
        </w:rPr>
        <w:t xml:space="preserve"> </w:t>
      </w:r>
      <w:r>
        <w:rPr>
          <w:rFonts w:hint="eastAsia"/>
          <w:color w:val="000000"/>
          <w:sz w:val="28"/>
        </w:rPr>
        <w:t>本</w:t>
      </w:r>
      <w:r>
        <w:rPr>
          <w:rFonts w:hint="eastAsia"/>
          <w:color w:val="000000"/>
          <w:sz w:val="28"/>
        </w:rPr>
        <w:t xml:space="preserve"> </w:t>
      </w:r>
      <w:r>
        <w:rPr>
          <w:rFonts w:hint="eastAsia"/>
          <w:color w:val="000000"/>
          <w:sz w:val="28"/>
        </w:rPr>
        <w:t>历</w:t>
      </w:r>
      <w:r>
        <w:rPr>
          <w:rFonts w:hint="eastAsia"/>
          <w:color w:val="000000"/>
          <w:sz w:val="28"/>
        </w:rPr>
        <w:t xml:space="preserve"> </w:t>
      </w:r>
      <w:r>
        <w:rPr>
          <w:rFonts w:hint="eastAsia"/>
          <w:color w:val="000000"/>
          <w:sz w:val="28"/>
        </w:rPr>
        <w:t>史</w:t>
      </w:r>
    </w:p>
    <w:p w14:paraId="0E59FA21" w14:textId="77777777" w:rsidR="00000000" w:rsidRDefault="00000000">
      <w:pPr>
        <w:rPr>
          <w:color w:val="000000"/>
        </w:rPr>
      </w:pP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1633"/>
        <w:gridCol w:w="988"/>
        <w:gridCol w:w="1205"/>
        <w:gridCol w:w="1529"/>
        <w:gridCol w:w="3139"/>
      </w:tblGrid>
      <w:tr w:rsidR="00000000" w14:paraId="3D9737ED" w14:textId="77777777">
        <w:tc>
          <w:tcPr>
            <w:tcW w:w="83.80pt" w:type="dxa"/>
          </w:tcPr>
          <w:p w14:paraId="2CDD7944" w14:textId="77777777" w:rsidR="00000000" w:rsidRDefault="0000000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版本</w:t>
            </w:r>
            <w:r>
              <w:rPr>
                <w:color w:val="000000"/>
              </w:rPr>
              <w:t>/</w:t>
            </w:r>
            <w:r>
              <w:rPr>
                <w:rFonts w:hint="eastAsia"/>
                <w:color w:val="000000"/>
              </w:rPr>
              <w:t>状态</w:t>
            </w:r>
          </w:p>
        </w:tc>
        <w:tc>
          <w:tcPr>
            <w:tcW w:w="50.40pt" w:type="dxa"/>
          </w:tcPr>
          <w:p w14:paraId="4781DECC" w14:textId="77777777" w:rsidR="00000000" w:rsidRDefault="0000000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作者</w:t>
            </w:r>
          </w:p>
        </w:tc>
        <w:tc>
          <w:tcPr>
            <w:tcW w:w="61.60pt" w:type="dxa"/>
          </w:tcPr>
          <w:p w14:paraId="5C4D21AF" w14:textId="77777777" w:rsidR="00000000" w:rsidRDefault="0000000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参与者</w:t>
            </w:r>
          </w:p>
        </w:tc>
        <w:tc>
          <w:tcPr>
            <w:tcW w:w="78.40pt" w:type="dxa"/>
          </w:tcPr>
          <w:p w14:paraId="16120DCB" w14:textId="77777777" w:rsidR="00000000" w:rsidRDefault="0000000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起止日期</w:t>
            </w:r>
          </w:p>
        </w:tc>
        <w:tc>
          <w:tcPr>
            <w:tcW w:w="161.80pt" w:type="dxa"/>
          </w:tcPr>
          <w:p w14:paraId="4DA7E8B5" w14:textId="77777777" w:rsidR="00000000" w:rsidRDefault="0000000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备注</w:t>
            </w:r>
          </w:p>
        </w:tc>
      </w:tr>
      <w:tr w:rsidR="00000000" w14:paraId="65B053CB" w14:textId="77777777">
        <w:tc>
          <w:tcPr>
            <w:tcW w:w="83.80pt" w:type="dxa"/>
          </w:tcPr>
          <w:p w14:paraId="6D496692" w14:textId="77777777" w:rsidR="00000000" w:rsidRDefault="00000000">
            <w:pPr>
              <w:rPr>
                <w:rFonts w:hint="eastAsia"/>
                <w:color w:val="000000"/>
              </w:rPr>
            </w:pPr>
          </w:p>
          <w:p w14:paraId="33F0E953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  <w:tc>
          <w:tcPr>
            <w:tcW w:w="50.40pt" w:type="dxa"/>
          </w:tcPr>
          <w:p w14:paraId="3C33D96A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  <w:tc>
          <w:tcPr>
            <w:tcW w:w="61.60pt" w:type="dxa"/>
          </w:tcPr>
          <w:p w14:paraId="2C287D31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  <w:tc>
          <w:tcPr>
            <w:tcW w:w="78.40pt" w:type="dxa"/>
          </w:tcPr>
          <w:p w14:paraId="285797CB" w14:textId="77777777" w:rsidR="00000000" w:rsidRDefault="00000000">
            <w:pPr>
              <w:rPr>
                <w:color w:val="000000"/>
              </w:rPr>
            </w:pPr>
          </w:p>
        </w:tc>
        <w:tc>
          <w:tcPr>
            <w:tcW w:w="161.80pt" w:type="dxa"/>
          </w:tcPr>
          <w:p w14:paraId="43671C2A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</w:tr>
      <w:tr w:rsidR="00000000" w14:paraId="3621DCB0" w14:textId="77777777">
        <w:tc>
          <w:tcPr>
            <w:tcW w:w="83.80pt" w:type="dxa"/>
          </w:tcPr>
          <w:p w14:paraId="388B7919" w14:textId="77777777" w:rsidR="00000000" w:rsidRDefault="00000000">
            <w:pPr>
              <w:rPr>
                <w:rFonts w:hint="eastAsia"/>
                <w:color w:val="000000"/>
              </w:rPr>
            </w:pPr>
          </w:p>
          <w:p w14:paraId="59B19291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  <w:tc>
          <w:tcPr>
            <w:tcW w:w="50.40pt" w:type="dxa"/>
          </w:tcPr>
          <w:p w14:paraId="0C50A064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  <w:tc>
          <w:tcPr>
            <w:tcW w:w="61.60pt" w:type="dxa"/>
          </w:tcPr>
          <w:p w14:paraId="0C25DC65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  <w:tc>
          <w:tcPr>
            <w:tcW w:w="78.40pt" w:type="dxa"/>
          </w:tcPr>
          <w:p w14:paraId="2384CDC8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  <w:tc>
          <w:tcPr>
            <w:tcW w:w="161.80pt" w:type="dxa"/>
          </w:tcPr>
          <w:p w14:paraId="38D74940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</w:tr>
      <w:tr w:rsidR="00000000" w14:paraId="0BFB3375" w14:textId="77777777">
        <w:tc>
          <w:tcPr>
            <w:tcW w:w="83.80pt" w:type="dxa"/>
          </w:tcPr>
          <w:p w14:paraId="4C1C2DDE" w14:textId="77777777" w:rsidR="00000000" w:rsidRDefault="00000000">
            <w:pPr>
              <w:rPr>
                <w:color w:val="000000"/>
              </w:rPr>
            </w:pPr>
          </w:p>
          <w:p w14:paraId="701886FF" w14:textId="77777777" w:rsidR="00000000" w:rsidRDefault="00000000">
            <w:pPr>
              <w:rPr>
                <w:color w:val="000000"/>
              </w:rPr>
            </w:pPr>
          </w:p>
        </w:tc>
        <w:tc>
          <w:tcPr>
            <w:tcW w:w="50.40pt" w:type="dxa"/>
          </w:tcPr>
          <w:p w14:paraId="77FFCD4F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  <w:tc>
          <w:tcPr>
            <w:tcW w:w="61.60pt" w:type="dxa"/>
          </w:tcPr>
          <w:p w14:paraId="2B744676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  <w:tc>
          <w:tcPr>
            <w:tcW w:w="78.40pt" w:type="dxa"/>
          </w:tcPr>
          <w:p w14:paraId="26BFF2F6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  <w:tc>
          <w:tcPr>
            <w:tcW w:w="161.80pt" w:type="dxa"/>
          </w:tcPr>
          <w:p w14:paraId="2CD895E5" w14:textId="77777777" w:rsidR="00000000" w:rsidRDefault="00000000">
            <w:pPr>
              <w:rPr>
                <w:rFonts w:hint="eastAsia"/>
                <w:color w:val="000000"/>
              </w:rPr>
            </w:pPr>
          </w:p>
        </w:tc>
      </w:tr>
    </w:tbl>
    <w:p w14:paraId="3EF1CAFF" w14:textId="77777777" w:rsidR="00000000" w:rsidRDefault="00000000">
      <w:pPr>
        <w:rPr>
          <w:color w:val="000000"/>
        </w:rPr>
      </w:pPr>
    </w:p>
    <w:p w14:paraId="5D057B04" w14:textId="77777777" w:rsidR="00000000" w:rsidRDefault="00000000">
      <w:pPr>
        <w:jc w:val="center"/>
        <w:rPr>
          <w:rFonts w:hint="eastAsia"/>
          <w:color w:val="000000"/>
          <w:sz w:val="28"/>
        </w:rPr>
      </w:pPr>
    </w:p>
    <w:p w14:paraId="364D3540" w14:textId="77777777" w:rsidR="00000000" w:rsidRDefault="00000000">
      <w:pPr>
        <w:rPr>
          <w:rFonts w:hint="eastAsia"/>
          <w:color w:val="000000"/>
        </w:rPr>
      </w:pPr>
    </w:p>
    <w:p w14:paraId="4B00A833" w14:textId="77777777" w:rsidR="00000000" w:rsidRDefault="00000000">
      <w:pPr>
        <w:rPr>
          <w:rFonts w:hint="eastAsia"/>
          <w:color w:val="000000"/>
        </w:rPr>
      </w:pPr>
    </w:p>
    <w:p w14:paraId="73417F18" w14:textId="77777777" w:rsidR="00000000" w:rsidRPr="001033FB" w:rsidRDefault="00000000">
      <w:pPr>
        <w:pageBreakBefore/>
        <w:jc w:val="center"/>
        <w:rPr>
          <w:rFonts w:ascii="Times" w:hAnsi="Times" w:hint="eastAsia"/>
          <w:color w:val="000000"/>
          <w:sz w:val="32"/>
          <w:bdr w:val="single" w:sz="4" w:space="0" w:color="aut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033FB">
        <w:rPr>
          <w:rFonts w:ascii="Times" w:hAnsi="Times" w:hint="eastAsia"/>
          <w:color w:val="000000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 xml:space="preserve"> </w:t>
      </w:r>
      <w:r w:rsidRPr="001033FB">
        <w:rPr>
          <w:rFonts w:ascii="Times" w:hAnsi="Times" w:hint="eastAsia"/>
          <w:color w:val="000000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目</w:t>
      </w:r>
      <w:r w:rsidRPr="001033FB">
        <w:rPr>
          <w:rFonts w:ascii="Times" w:hAnsi="Times" w:hint="eastAsia"/>
          <w:color w:val="000000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1033FB">
        <w:rPr>
          <w:rFonts w:ascii="Times" w:hAnsi="Times" w:hint="eastAsia"/>
          <w:color w:val="000000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录</w:t>
      </w:r>
      <w:r w:rsidRPr="001033FB">
        <w:rPr>
          <w:rFonts w:ascii="Times" w:hAnsi="Times" w:hint="eastAsia"/>
          <w:color w:val="000000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32B5C25E" w14:textId="77777777" w:rsidR="00000000" w:rsidRDefault="00000000">
      <w:pPr>
        <w:pStyle w:val="TOC1"/>
        <w:tabs>
          <w:tab w:val="end" w:leader="dot" w:pos="424.70pt"/>
        </w:tabs>
        <w:rPr>
          <w:b w:val="0"/>
          <w:bCs w:val="0"/>
          <w:caps w:val="0"/>
          <w:color w:val="000000"/>
          <w:lang w:val="en-US" w:eastAsia="zh-CN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"1-3" \h \z </w:instrText>
      </w:r>
      <w:r>
        <w:rPr>
          <w:color w:val="000000"/>
        </w:rPr>
        <w:fldChar w:fldCharType="separate"/>
      </w:r>
      <w:hyperlink w:anchor="_Toc16478862" w:history="1">
        <w:r>
          <w:rPr>
            <w:rStyle w:val="ab"/>
            <w:color w:val="000000"/>
            <w:szCs w:val="32"/>
            <w:lang w:val="en-US" w:eastAsia="zh-CN"/>
          </w:rPr>
          <w:t xml:space="preserve">0. </w:t>
        </w:r>
        <w:r>
          <w:rPr>
            <w:rStyle w:val="ab"/>
            <w:rFonts w:hint="eastAsia"/>
            <w:color w:val="000000"/>
            <w:szCs w:val="32"/>
            <w:lang w:val="en-US" w:eastAsia="zh-CN"/>
          </w:rPr>
          <w:t>文档介绍</w:t>
        </w:r>
        <w:r>
          <w:rPr>
            <w:color w:val="000000"/>
            <w:lang w:val="en-US" w:eastAsia="zh-CN"/>
          </w:rPr>
          <w:tab/>
        </w:r>
        <w:r>
          <w:rPr>
            <w:color w:val="000000"/>
            <w:lang w:val="en-US" w:eastAsia="zh-CN"/>
          </w:rPr>
          <w:fldChar w:fldCharType="begin"/>
        </w:r>
        <w:r>
          <w:rPr>
            <w:color w:val="000000"/>
            <w:lang w:val="en-US" w:eastAsia="zh-CN"/>
          </w:rPr>
          <w:instrText xml:space="preserve"> PAGEREF _Toc16478862 \h </w:instrText>
        </w:r>
        <w:r>
          <w:rPr>
            <w:color w:val="000000"/>
            <w:lang w:val="en-US" w:eastAsia="zh-CN"/>
          </w:rPr>
          <w:fldChar w:fldCharType="separate"/>
        </w:r>
        <w:r>
          <w:rPr>
            <w:color w:val="000000"/>
            <w:lang w:val="en-US" w:eastAsia="zh-CN"/>
          </w:rPr>
          <w:t>4</w:t>
        </w:r>
        <w:r>
          <w:rPr>
            <w:color w:val="000000"/>
            <w:lang w:val="en-US" w:eastAsia="zh-CN"/>
          </w:rPr>
          <w:fldChar w:fldCharType="end"/>
        </w:r>
      </w:hyperlink>
    </w:p>
    <w:p w14:paraId="01EE535D" w14:textId="77777777" w:rsidR="00000000" w:rsidRDefault="00000000">
      <w:pPr>
        <w:pStyle w:val="TOC2"/>
        <w:tabs>
          <w:tab w:val="end" w:leader="dot" w:pos="424.70pt"/>
        </w:tabs>
        <w:rPr>
          <w:smallCaps w:val="0"/>
          <w:color w:val="000000"/>
          <w:lang w:val="en-US" w:eastAsia="zh-CN"/>
        </w:rPr>
      </w:pPr>
      <w:hyperlink w:anchor="_Toc16478863" w:history="1">
        <w:r>
          <w:rPr>
            <w:rStyle w:val="ab"/>
            <w:color w:val="000000"/>
            <w:szCs w:val="28"/>
            <w:lang w:val="en-US" w:eastAsia="zh-CN"/>
          </w:rPr>
          <w:t xml:space="preserve">0.1 </w:t>
        </w:r>
        <w:r>
          <w:rPr>
            <w:rStyle w:val="ab"/>
            <w:rFonts w:hint="eastAsia"/>
            <w:color w:val="000000"/>
            <w:szCs w:val="28"/>
            <w:lang w:val="en-US" w:eastAsia="zh-CN"/>
          </w:rPr>
          <w:t>文档目的</w:t>
        </w:r>
        <w:r>
          <w:rPr>
            <w:color w:val="000000"/>
            <w:lang w:val="en-US" w:eastAsia="zh-CN"/>
          </w:rPr>
          <w:tab/>
        </w:r>
        <w:r>
          <w:rPr>
            <w:color w:val="000000"/>
            <w:lang w:val="en-US" w:eastAsia="zh-CN"/>
          </w:rPr>
          <w:fldChar w:fldCharType="begin"/>
        </w:r>
        <w:r>
          <w:rPr>
            <w:color w:val="000000"/>
            <w:lang w:val="en-US" w:eastAsia="zh-CN"/>
          </w:rPr>
          <w:instrText xml:space="preserve"> PAGEREF _Toc16478863 \h </w:instrText>
        </w:r>
        <w:r>
          <w:rPr>
            <w:color w:val="000000"/>
            <w:lang w:val="en-US" w:eastAsia="zh-CN"/>
          </w:rPr>
          <w:fldChar w:fldCharType="separate"/>
        </w:r>
        <w:r>
          <w:rPr>
            <w:color w:val="000000"/>
            <w:lang w:val="en-US" w:eastAsia="zh-CN"/>
          </w:rPr>
          <w:t>4</w:t>
        </w:r>
        <w:r>
          <w:rPr>
            <w:color w:val="000000"/>
            <w:lang w:val="en-US" w:eastAsia="zh-CN"/>
          </w:rPr>
          <w:fldChar w:fldCharType="end"/>
        </w:r>
      </w:hyperlink>
    </w:p>
    <w:p w14:paraId="2F00C7A4" w14:textId="77777777" w:rsidR="00000000" w:rsidRDefault="00000000">
      <w:pPr>
        <w:pStyle w:val="TOC2"/>
        <w:tabs>
          <w:tab w:val="end" w:leader="dot" w:pos="424.70pt"/>
        </w:tabs>
        <w:rPr>
          <w:smallCaps w:val="0"/>
          <w:color w:val="000000"/>
          <w:lang w:val="en-US" w:eastAsia="zh-CN"/>
        </w:rPr>
      </w:pPr>
      <w:hyperlink w:anchor="_Toc16478864" w:history="1">
        <w:r>
          <w:rPr>
            <w:rStyle w:val="ab"/>
            <w:color w:val="000000"/>
            <w:szCs w:val="28"/>
            <w:lang w:val="en-US" w:eastAsia="zh-CN"/>
          </w:rPr>
          <w:t xml:space="preserve">0.2 </w:t>
        </w:r>
        <w:r>
          <w:rPr>
            <w:rStyle w:val="ab"/>
            <w:rFonts w:hint="eastAsia"/>
            <w:color w:val="000000"/>
            <w:szCs w:val="28"/>
            <w:lang w:val="en-US" w:eastAsia="zh-CN"/>
          </w:rPr>
          <w:t>文档范围</w:t>
        </w:r>
        <w:r>
          <w:rPr>
            <w:color w:val="000000"/>
            <w:lang w:val="en-US" w:eastAsia="zh-CN"/>
          </w:rPr>
          <w:tab/>
        </w:r>
        <w:r>
          <w:rPr>
            <w:color w:val="000000"/>
            <w:lang w:val="en-US" w:eastAsia="zh-CN"/>
          </w:rPr>
          <w:fldChar w:fldCharType="begin"/>
        </w:r>
        <w:r>
          <w:rPr>
            <w:color w:val="000000"/>
            <w:lang w:val="en-US" w:eastAsia="zh-CN"/>
          </w:rPr>
          <w:instrText xml:space="preserve"> PAGEREF _Toc16478864 \h </w:instrText>
        </w:r>
        <w:r>
          <w:rPr>
            <w:color w:val="000000"/>
            <w:lang w:val="en-US" w:eastAsia="zh-CN"/>
          </w:rPr>
          <w:fldChar w:fldCharType="separate"/>
        </w:r>
        <w:r>
          <w:rPr>
            <w:color w:val="000000"/>
            <w:lang w:val="en-US" w:eastAsia="zh-CN"/>
          </w:rPr>
          <w:t>4</w:t>
        </w:r>
        <w:r>
          <w:rPr>
            <w:color w:val="000000"/>
            <w:lang w:val="en-US" w:eastAsia="zh-CN"/>
          </w:rPr>
          <w:fldChar w:fldCharType="end"/>
        </w:r>
      </w:hyperlink>
    </w:p>
    <w:p w14:paraId="4BF7A28A" w14:textId="77777777" w:rsidR="00000000" w:rsidRDefault="00000000">
      <w:pPr>
        <w:pStyle w:val="TOC2"/>
        <w:tabs>
          <w:tab w:val="end" w:leader="dot" w:pos="424.70pt"/>
        </w:tabs>
        <w:rPr>
          <w:smallCaps w:val="0"/>
          <w:color w:val="000000"/>
          <w:lang w:val="en-US" w:eastAsia="zh-CN"/>
        </w:rPr>
      </w:pPr>
      <w:hyperlink w:anchor="_Toc16478865" w:history="1">
        <w:r>
          <w:rPr>
            <w:rStyle w:val="ab"/>
            <w:color w:val="000000"/>
            <w:szCs w:val="28"/>
            <w:lang w:val="en-US" w:eastAsia="zh-CN"/>
          </w:rPr>
          <w:t xml:space="preserve">0.3 </w:t>
        </w:r>
        <w:r>
          <w:rPr>
            <w:rStyle w:val="ab"/>
            <w:rFonts w:hint="eastAsia"/>
            <w:color w:val="000000"/>
            <w:szCs w:val="28"/>
            <w:lang w:val="en-US" w:eastAsia="zh-CN"/>
          </w:rPr>
          <w:t>读者对象</w:t>
        </w:r>
        <w:r>
          <w:rPr>
            <w:color w:val="000000"/>
            <w:lang w:val="en-US" w:eastAsia="zh-CN"/>
          </w:rPr>
          <w:tab/>
        </w:r>
        <w:r>
          <w:rPr>
            <w:color w:val="000000"/>
            <w:lang w:val="en-US" w:eastAsia="zh-CN"/>
          </w:rPr>
          <w:fldChar w:fldCharType="begin"/>
        </w:r>
        <w:r>
          <w:rPr>
            <w:color w:val="000000"/>
            <w:lang w:val="en-US" w:eastAsia="zh-CN"/>
          </w:rPr>
          <w:instrText xml:space="preserve"> PAGEREF _Toc16478865 \h </w:instrText>
        </w:r>
        <w:r>
          <w:rPr>
            <w:color w:val="000000"/>
            <w:lang w:val="en-US" w:eastAsia="zh-CN"/>
          </w:rPr>
          <w:fldChar w:fldCharType="separate"/>
        </w:r>
        <w:r>
          <w:rPr>
            <w:color w:val="000000"/>
            <w:lang w:val="en-US" w:eastAsia="zh-CN"/>
          </w:rPr>
          <w:t>4</w:t>
        </w:r>
        <w:r>
          <w:rPr>
            <w:color w:val="000000"/>
            <w:lang w:val="en-US" w:eastAsia="zh-CN"/>
          </w:rPr>
          <w:fldChar w:fldCharType="end"/>
        </w:r>
      </w:hyperlink>
    </w:p>
    <w:p w14:paraId="76236F4E" w14:textId="77777777" w:rsidR="00000000" w:rsidRDefault="00000000">
      <w:pPr>
        <w:pStyle w:val="TOC2"/>
        <w:tabs>
          <w:tab w:val="end" w:leader="dot" w:pos="424.70pt"/>
        </w:tabs>
        <w:rPr>
          <w:smallCaps w:val="0"/>
          <w:color w:val="000000"/>
          <w:lang w:val="en-US" w:eastAsia="zh-CN"/>
        </w:rPr>
      </w:pPr>
      <w:hyperlink w:anchor="_Toc16478866" w:history="1">
        <w:r>
          <w:rPr>
            <w:rStyle w:val="ab"/>
            <w:color w:val="000000"/>
            <w:szCs w:val="28"/>
            <w:lang w:val="en-US" w:eastAsia="zh-CN"/>
          </w:rPr>
          <w:t xml:space="preserve">0.4 </w:t>
        </w:r>
        <w:r>
          <w:rPr>
            <w:rStyle w:val="ab"/>
            <w:rFonts w:hint="eastAsia"/>
            <w:color w:val="000000"/>
            <w:szCs w:val="28"/>
            <w:lang w:val="en-US" w:eastAsia="zh-CN"/>
          </w:rPr>
          <w:t>参考文献</w:t>
        </w:r>
        <w:r>
          <w:rPr>
            <w:color w:val="000000"/>
            <w:lang w:val="en-US" w:eastAsia="zh-CN"/>
          </w:rPr>
          <w:tab/>
        </w:r>
        <w:r>
          <w:rPr>
            <w:color w:val="000000"/>
            <w:lang w:val="en-US" w:eastAsia="zh-CN"/>
          </w:rPr>
          <w:fldChar w:fldCharType="begin"/>
        </w:r>
        <w:r>
          <w:rPr>
            <w:color w:val="000000"/>
            <w:lang w:val="en-US" w:eastAsia="zh-CN"/>
          </w:rPr>
          <w:instrText xml:space="preserve"> PAGEREF _Toc16478866 \h </w:instrText>
        </w:r>
        <w:r>
          <w:rPr>
            <w:color w:val="000000"/>
            <w:lang w:val="en-US" w:eastAsia="zh-CN"/>
          </w:rPr>
          <w:fldChar w:fldCharType="separate"/>
        </w:r>
        <w:r>
          <w:rPr>
            <w:color w:val="000000"/>
            <w:lang w:val="en-US" w:eastAsia="zh-CN"/>
          </w:rPr>
          <w:t>4</w:t>
        </w:r>
        <w:r>
          <w:rPr>
            <w:color w:val="000000"/>
            <w:lang w:val="en-US" w:eastAsia="zh-CN"/>
          </w:rPr>
          <w:fldChar w:fldCharType="end"/>
        </w:r>
      </w:hyperlink>
    </w:p>
    <w:p w14:paraId="4872081C" w14:textId="77777777" w:rsidR="00000000" w:rsidRDefault="00000000">
      <w:pPr>
        <w:pStyle w:val="TOC2"/>
        <w:tabs>
          <w:tab w:val="end" w:leader="dot" w:pos="424.70pt"/>
        </w:tabs>
        <w:rPr>
          <w:smallCaps w:val="0"/>
          <w:color w:val="000000"/>
          <w:lang w:val="en-US" w:eastAsia="zh-CN"/>
        </w:rPr>
      </w:pPr>
      <w:hyperlink w:anchor="_Toc16478867" w:history="1">
        <w:r>
          <w:rPr>
            <w:rStyle w:val="ab"/>
            <w:color w:val="000000"/>
            <w:szCs w:val="28"/>
            <w:lang w:val="en-US" w:eastAsia="zh-CN"/>
          </w:rPr>
          <w:t xml:space="preserve">0.5 </w:t>
        </w:r>
        <w:r>
          <w:rPr>
            <w:rStyle w:val="ab"/>
            <w:rFonts w:hint="eastAsia"/>
            <w:color w:val="000000"/>
            <w:szCs w:val="28"/>
            <w:lang w:val="en-US" w:eastAsia="zh-CN"/>
          </w:rPr>
          <w:t>术语与缩写解释</w:t>
        </w:r>
        <w:r>
          <w:rPr>
            <w:color w:val="000000"/>
            <w:lang w:val="en-US" w:eastAsia="zh-CN"/>
          </w:rPr>
          <w:tab/>
        </w:r>
        <w:r>
          <w:rPr>
            <w:color w:val="000000"/>
            <w:lang w:val="en-US" w:eastAsia="zh-CN"/>
          </w:rPr>
          <w:fldChar w:fldCharType="begin"/>
        </w:r>
        <w:r>
          <w:rPr>
            <w:color w:val="000000"/>
            <w:lang w:val="en-US" w:eastAsia="zh-CN"/>
          </w:rPr>
          <w:instrText xml:space="preserve"> PAGEREF _Toc16478867 \h </w:instrText>
        </w:r>
        <w:r>
          <w:rPr>
            <w:color w:val="000000"/>
            <w:lang w:val="en-US" w:eastAsia="zh-CN"/>
          </w:rPr>
          <w:fldChar w:fldCharType="separate"/>
        </w:r>
        <w:r>
          <w:rPr>
            <w:color w:val="000000"/>
            <w:lang w:val="en-US" w:eastAsia="zh-CN"/>
          </w:rPr>
          <w:t>4</w:t>
        </w:r>
        <w:r>
          <w:rPr>
            <w:color w:val="000000"/>
            <w:lang w:val="en-US" w:eastAsia="zh-CN"/>
          </w:rPr>
          <w:fldChar w:fldCharType="end"/>
        </w:r>
      </w:hyperlink>
    </w:p>
    <w:p w14:paraId="59ADEEEA" w14:textId="77777777" w:rsidR="00000000" w:rsidRDefault="00000000">
      <w:pPr>
        <w:pStyle w:val="TOC1"/>
        <w:tabs>
          <w:tab w:val="end" w:leader="dot" w:pos="424.70pt"/>
        </w:tabs>
        <w:rPr>
          <w:b w:val="0"/>
          <w:bCs w:val="0"/>
          <w:caps w:val="0"/>
          <w:color w:val="000000"/>
          <w:lang w:val="en-US" w:eastAsia="zh-CN"/>
        </w:rPr>
      </w:pPr>
      <w:hyperlink w:anchor="_Toc16478868" w:history="1">
        <w:r>
          <w:rPr>
            <w:rStyle w:val="ab"/>
            <w:color w:val="000000"/>
            <w:szCs w:val="32"/>
            <w:lang w:val="en-US" w:eastAsia="zh-CN"/>
          </w:rPr>
          <w:t xml:space="preserve">1. </w:t>
        </w:r>
        <w:r>
          <w:rPr>
            <w:rStyle w:val="ab"/>
            <w:rFonts w:hint="eastAsia"/>
            <w:color w:val="000000"/>
            <w:szCs w:val="32"/>
            <w:lang w:val="en-US" w:eastAsia="zh-CN"/>
          </w:rPr>
          <w:t>数据库环境说明</w:t>
        </w:r>
        <w:r>
          <w:rPr>
            <w:color w:val="000000"/>
            <w:lang w:val="en-US" w:eastAsia="zh-CN"/>
          </w:rPr>
          <w:tab/>
        </w:r>
        <w:r>
          <w:rPr>
            <w:color w:val="000000"/>
            <w:lang w:val="en-US" w:eastAsia="zh-CN"/>
          </w:rPr>
          <w:fldChar w:fldCharType="begin"/>
        </w:r>
        <w:r>
          <w:rPr>
            <w:color w:val="000000"/>
            <w:lang w:val="en-US" w:eastAsia="zh-CN"/>
          </w:rPr>
          <w:instrText xml:space="preserve"> PAGEREF _Toc16478868 \h </w:instrText>
        </w:r>
        <w:r>
          <w:rPr>
            <w:color w:val="000000"/>
            <w:lang w:val="en-US" w:eastAsia="zh-CN"/>
          </w:rPr>
          <w:fldChar w:fldCharType="separate"/>
        </w:r>
        <w:r>
          <w:rPr>
            <w:color w:val="000000"/>
            <w:lang w:val="en-US" w:eastAsia="zh-CN"/>
          </w:rPr>
          <w:t>5</w:t>
        </w:r>
        <w:r>
          <w:rPr>
            <w:color w:val="000000"/>
            <w:lang w:val="en-US" w:eastAsia="zh-CN"/>
          </w:rPr>
          <w:fldChar w:fldCharType="end"/>
        </w:r>
      </w:hyperlink>
    </w:p>
    <w:p w14:paraId="00B3718F" w14:textId="77777777" w:rsidR="00000000" w:rsidRDefault="00000000">
      <w:pPr>
        <w:pStyle w:val="TOC1"/>
        <w:tabs>
          <w:tab w:val="end" w:leader="dot" w:pos="424.70pt"/>
        </w:tabs>
        <w:rPr>
          <w:b w:val="0"/>
          <w:bCs w:val="0"/>
          <w:caps w:val="0"/>
          <w:color w:val="000000"/>
          <w:lang w:val="en-US" w:eastAsia="zh-CN"/>
        </w:rPr>
      </w:pPr>
      <w:hyperlink w:anchor="_Toc16478869" w:history="1">
        <w:r>
          <w:rPr>
            <w:rStyle w:val="ab"/>
            <w:color w:val="000000"/>
            <w:szCs w:val="32"/>
            <w:lang w:val="en-US" w:eastAsia="zh-CN"/>
          </w:rPr>
          <w:t xml:space="preserve">2. </w:t>
        </w:r>
        <w:r>
          <w:rPr>
            <w:rStyle w:val="ab"/>
            <w:rFonts w:hint="eastAsia"/>
            <w:color w:val="000000"/>
            <w:szCs w:val="32"/>
            <w:lang w:val="en-US" w:eastAsia="zh-CN"/>
          </w:rPr>
          <w:t>数据库的命名规则</w:t>
        </w:r>
        <w:r>
          <w:rPr>
            <w:color w:val="000000"/>
            <w:lang w:val="en-US" w:eastAsia="zh-CN"/>
          </w:rPr>
          <w:tab/>
        </w:r>
        <w:r>
          <w:rPr>
            <w:color w:val="000000"/>
            <w:lang w:val="en-US" w:eastAsia="zh-CN"/>
          </w:rPr>
          <w:fldChar w:fldCharType="begin"/>
        </w:r>
        <w:r>
          <w:rPr>
            <w:color w:val="000000"/>
            <w:lang w:val="en-US" w:eastAsia="zh-CN"/>
          </w:rPr>
          <w:instrText xml:space="preserve"> PAGEREF _Toc16478869 \h </w:instrText>
        </w:r>
        <w:r>
          <w:rPr>
            <w:color w:val="000000"/>
            <w:lang w:val="en-US" w:eastAsia="zh-CN"/>
          </w:rPr>
          <w:fldChar w:fldCharType="separate"/>
        </w:r>
        <w:r>
          <w:rPr>
            <w:color w:val="000000"/>
            <w:lang w:val="en-US" w:eastAsia="zh-CN"/>
          </w:rPr>
          <w:t>5</w:t>
        </w:r>
        <w:r>
          <w:rPr>
            <w:color w:val="000000"/>
            <w:lang w:val="en-US" w:eastAsia="zh-CN"/>
          </w:rPr>
          <w:fldChar w:fldCharType="end"/>
        </w:r>
      </w:hyperlink>
    </w:p>
    <w:p w14:paraId="7F1839A9" w14:textId="77777777" w:rsidR="00000000" w:rsidRDefault="00000000">
      <w:pPr>
        <w:pStyle w:val="TOC1"/>
        <w:tabs>
          <w:tab w:val="end" w:leader="dot" w:pos="424.70pt"/>
        </w:tabs>
        <w:rPr>
          <w:b w:val="0"/>
          <w:bCs w:val="0"/>
          <w:caps w:val="0"/>
          <w:color w:val="000000"/>
          <w:lang w:val="en-US" w:eastAsia="zh-CN"/>
        </w:rPr>
      </w:pPr>
      <w:hyperlink w:anchor="_Toc16478870" w:history="1">
        <w:r>
          <w:rPr>
            <w:rStyle w:val="ab"/>
            <w:color w:val="000000"/>
            <w:szCs w:val="32"/>
            <w:lang w:val="en-US" w:eastAsia="zh-CN"/>
          </w:rPr>
          <w:t xml:space="preserve">3. </w:t>
        </w:r>
        <w:r>
          <w:rPr>
            <w:rStyle w:val="ab"/>
            <w:rFonts w:hint="eastAsia"/>
            <w:color w:val="000000"/>
            <w:szCs w:val="32"/>
            <w:lang w:val="en-US" w:eastAsia="zh-CN"/>
          </w:rPr>
          <w:t>逻辑设计</w:t>
        </w:r>
        <w:r>
          <w:rPr>
            <w:color w:val="000000"/>
            <w:lang w:val="en-US" w:eastAsia="zh-CN"/>
          </w:rPr>
          <w:tab/>
        </w:r>
        <w:r>
          <w:rPr>
            <w:color w:val="000000"/>
            <w:lang w:val="en-US" w:eastAsia="zh-CN"/>
          </w:rPr>
          <w:fldChar w:fldCharType="begin"/>
        </w:r>
        <w:r>
          <w:rPr>
            <w:color w:val="000000"/>
            <w:lang w:val="en-US" w:eastAsia="zh-CN"/>
          </w:rPr>
          <w:instrText xml:space="preserve"> PAGEREF _Toc16478870 \h </w:instrText>
        </w:r>
        <w:r>
          <w:rPr>
            <w:color w:val="000000"/>
            <w:lang w:val="en-US" w:eastAsia="zh-CN"/>
          </w:rPr>
          <w:fldChar w:fldCharType="separate"/>
        </w:r>
        <w:r>
          <w:rPr>
            <w:color w:val="000000"/>
            <w:lang w:val="en-US" w:eastAsia="zh-CN"/>
          </w:rPr>
          <w:t>5</w:t>
        </w:r>
        <w:r>
          <w:rPr>
            <w:color w:val="000000"/>
            <w:lang w:val="en-US" w:eastAsia="zh-CN"/>
          </w:rPr>
          <w:fldChar w:fldCharType="end"/>
        </w:r>
      </w:hyperlink>
    </w:p>
    <w:p w14:paraId="5F6909DF" w14:textId="77777777" w:rsidR="00000000" w:rsidRDefault="00000000">
      <w:pPr>
        <w:pStyle w:val="TOC1"/>
        <w:tabs>
          <w:tab w:val="end" w:leader="dot" w:pos="424.70pt"/>
        </w:tabs>
        <w:rPr>
          <w:b w:val="0"/>
          <w:bCs w:val="0"/>
          <w:caps w:val="0"/>
          <w:color w:val="000000"/>
          <w:lang w:val="en-US" w:eastAsia="zh-CN"/>
        </w:rPr>
      </w:pPr>
      <w:hyperlink w:anchor="_Toc16478871" w:history="1">
        <w:r>
          <w:rPr>
            <w:rStyle w:val="ab"/>
            <w:color w:val="000000"/>
            <w:szCs w:val="32"/>
            <w:lang w:val="en-US" w:eastAsia="zh-CN"/>
          </w:rPr>
          <w:t xml:space="preserve">4. </w:t>
        </w:r>
        <w:r>
          <w:rPr>
            <w:rStyle w:val="ab"/>
            <w:rFonts w:hint="eastAsia"/>
            <w:color w:val="000000"/>
            <w:szCs w:val="32"/>
            <w:lang w:val="en-US" w:eastAsia="zh-CN"/>
          </w:rPr>
          <w:t>物理设计</w:t>
        </w:r>
        <w:r>
          <w:rPr>
            <w:color w:val="000000"/>
            <w:lang w:val="en-US" w:eastAsia="zh-CN"/>
          </w:rPr>
          <w:tab/>
        </w:r>
        <w:r>
          <w:rPr>
            <w:color w:val="000000"/>
            <w:lang w:val="en-US" w:eastAsia="zh-CN"/>
          </w:rPr>
          <w:fldChar w:fldCharType="begin"/>
        </w:r>
        <w:r>
          <w:rPr>
            <w:color w:val="000000"/>
            <w:lang w:val="en-US" w:eastAsia="zh-CN"/>
          </w:rPr>
          <w:instrText xml:space="preserve"> PAGEREF _Toc16478871 \h </w:instrText>
        </w:r>
        <w:r>
          <w:rPr>
            <w:color w:val="000000"/>
            <w:lang w:val="en-US" w:eastAsia="zh-CN"/>
          </w:rPr>
          <w:fldChar w:fldCharType="separate"/>
        </w:r>
        <w:r>
          <w:rPr>
            <w:color w:val="000000"/>
            <w:lang w:val="en-US" w:eastAsia="zh-CN"/>
          </w:rPr>
          <w:t>5</w:t>
        </w:r>
        <w:r>
          <w:rPr>
            <w:color w:val="000000"/>
            <w:lang w:val="en-US" w:eastAsia="zh-CN"/>
          </w:rPr>
          <w:fldChar w:fldCharType="end"/>
        </w:r>
      </w:hyperlink>
    </w:p>
    <w:p w14:paraId="5BAC9098" w14:textId="77777777" w:rsidR="00000000" w:rsidRDefault="00000000">
      <w:pPr>
        <w:pStyle w:val="TOC2"/>
        <w:tabs>
          <w:tab w:val="end" w:leader="dot" w:pos="424.70pt"/>
        </w:tabs>
        <w:rPr>
          <w:smallCaps w:val="0"/>
          <w:color w:val="000000"/>
          <w:lang w:val="en-US" w:eastAsia="zh-CN"/>
        </w:rPr>
      </w:pPr>
      <w:hyperlink w:anchor="_Toc16478872" w:history="1">
        <w:r>
          <w:rPr>
            <w:rStyle w:val="ab"/>
            <w:color w:val="000000"/>
            <w:szCs w:val="28"/>
            <w:lang w:val="en-US" w:eastAsia="zh-CN"/>
          </w:rPr>
          <w:t xml:space="preserve">4.0 </w:t>
        </w:r>
        <w:r>
          <w:rPr>
            <w:rStyle w:val="ab"/>
            <w:rFonts w:hint="eastAsia"/>
            <w:color w:val="000000"/>
            <w:szCs w:val="28"/>
            <w:lang w:val="en-US" w:eastAsia="zh-CN"/>
          </w:rPr>
          <w:t>表汇总</w:t>
        </w:r>
        <w:r>
          <w:rPr>
            <w:color w:val="000000"/>
            <w:lang w:val="en-US" w:eastAsia="zh-CN"/>
          </w:rPr>
          <w:tab/>
        </w:r>
        <w:r>
          <w:rPr>
            <w:color w:val="000000"/>
            <w:lang w:val="en-US" w:eastAsia="zh-CN"/>
          </w:rPr>
          <w:fldChar w:fldCharType="begin"/>
        </w:r>
        <w:r>
          <w:rPr>
            <w:color w:val="000000"/>
            <w:lang w:val="en-US" w:eastAsia="zh-CN"/>
          </w:rPr>
          <w:instrText xml:space="preserve"> PAGEREF _Toc16478872 \h </w:instrText>
        </w:r>
        <w:r>
          <w:rPr>
            <w:color w:val="000000"/>
            <w:lang w:val="en-US" w:eastAsia="zh-CN"/>
          </w:rPr>
          <w:fldChar w:fldCharType="separate"/>
        </w:r>
        <w:r>
          <w:rPr>
            <w:color w:val="000000"/>
            <w:lang w:val="en-US" w:eastAsia="zh-CN"/>
          </w:rPr>
          <w:t>5</w:t>
        </w:r>
        <w:r>
          <w:rPr>
            <w:color w:val="000000"/>
            <w:lang w:val="en-US" w:eastAsia="zh-CN"/>
          </w:rPr>
          <w:fldChar w:fldCharType="end"/>
        </w:r>
      </w:hyperlink>
    </w:p>
    <w:p w14:paraId="0633F63B" w14:textId="77777777" w:rsidR="00000000" w:rsidRDefault="00000000">
      <w:pPr>
        <w:pStyle w:val="TOC2"/>
        <w:tabs>
          <w:tab w:val="end" w:leader="dot" w:pos="424.70pt"/>
        </w:tabs>
        <w:rPr>
          <w:smallCaps w:val="0"/>
          <w:color w:val="000000"/>
          <w:lang w:val="en-US" w:eastAsia="zh-CN"/>
        </w:rPr>
      </w:pPr>
      <w:hyperlink w:anchor="_Toc16478873" w:history="1">
        <w:r>
          <w:rPr>
            <w:rStyle w:val="ab"/>
            <w:color w:val="000000"/>
            <w:szCs w:val="28"/>
            <w:lang w:val="en-US" w:eastAsia="zh-CN"/>
          </w:rPr>
          <w:t xml:space="preserve">4.1 </w:t>
        </w:r>
        <w:r>
          <w:rPr>
            <w:rStyle w:val="ab"/>
            <w:rFonts w:hint="eastAsia"/>
            <w:color w:val="000000"/>
            <w:szCs w:val="28"/>
            <w:lang w:val="en-US" w:eastAsia="zh-CN"/>
          </w:rPr>
          <w:t>表</w:t>
        </w:r>
        <w:r>
          <w:rPr>
            <w:rStyle w:val="ab"/>
            <w:color w:val="000000"/>
            <w:szCs w:val="28"/>
            <w:lang w:val="en-US" w:eastAsia="zh-CN"/>
          </w:rPr>
          <w:t>A</w:t>
        </w:r>
        <w:r>
          <w:rPr>
            <w:color w:val="000000"/>
            <w:lang w:val="en-US" w:eastAsia="zh-CN"/>
          </w:rPr>
          <w:tab/>
        </w:r>
        <w:r>
          <w:rPr>
            <w:color w:val="000000"/>
            <w:lang w:val="en-US" w:eastAsia="zh-CN"/>
          </w:rPr>
          <w:fldChar w:fldCharType="begin"/>
        </w:r>
        <w:r>
          <w:rPr>
            <w:color w:val="000000"/>
            <w:lang w:val="en-US" w:eastAsia="zh-CN"/>
          </w:rPr>
          <w:instrText xml:space="preserve"> PAGEREF _Toc16478873 \h </w:instrText>
        </w:r>
        <w:r>
          <w:rPr>
            <w:color w:val="000000"/>
            <w:lang w:val="en-US" w:eastAsia="zh-CN"/>
          </w:rPr>
          <w:fldChar w:fldCharType="separate"/>
        </w:r>
        <w:r>
          <w:rPr>
            <w:color w:val="000000"/>
            <w:lang w:val="en-US" w:eastAsia="zh-CN"/>
          </w:rPr>
          <w:t>6</w:t>
        </w:r>
        <w:r>
          <w:rPr>
            <w:color w:val="000000"/>
            <w:lang w:val="en-US" w:eastAsia="zh-CN"/>
          </w:rPr>
          <w:fldChar w:fldCharType="end"/>
        </w:r>
      </w:hyperlink>
    </w:p>
    <w:p w14:paraId="1279F533" w14:textId="77777777" w:rsidR="00000000" w:rsidRDefault="00000000">
      <w:pPr>
        <w:pStyle w:val="TOC2"/>
        <w:tabs>
          <w:tab w:val="end" w:leader="dot" w:pos="424.70pt"/>
        </w:tabs>
        <w:rPr>
          <w:smallCaps w:val="0"/>
          <w:color w:val="000000"/>
          <w:lang w:val="en-US" w:eastAsia="zh-CN"/>
        </w:rPr>
      </w:pPr>
      <w:hyperlink w:anchor="_Toc16478874" w:history="1">
        <w:r>
          <w:rPr>
            <w:rStyle w:val="ab"/>
            <w:color w:val="000000"/>
            <w:szCs w:val="28"/>
            <w:lang w:val="en-US" w:eastAsia="zh-CN"/>
          </w:rPr>
          <w:t xml:space="preserve">4.n </w:t>
        </w:r>
        <w:r>
          <w:rPr>
            <w:rStyle w:val="ab"/>
            <w:rFonts w:hint="eastAsia"/>
            <w:color w:val="000000"/>
            <w:szCs w:val="28"/>
            <w:lang w:val="en-US" w:eastAsia="zh-CN"/>
          </w:rPr>
          <w:t>表</w:t>
        </w:r>
        <w:r>
          <w:rPr>
            <w:rStyle w:val="ab"/>
            <w:color w:val="000000"/>
            <w:szCs w:val="28"/>
            <w:lang w:val="en-US" w:eastAsia="zh-CN"/>
          </w:rPr>
          <w:t>N</w:t>
        </w:r>
        <w:r>
          <w:rPr>
            <w:color w:val="000000"/>
            <w:lang w:val="en-US" w:eastAsia="zh-CN"/>
          </w:rPr>
          <w:tab/>
        </w:r>
        <w:r>
          <w:rPr>
            <w:color w:val="000000"/>
            <w:lang w:val="en-US" w:eastAsia="zh-CN"/>
          </w:rPr>
          <w:fldChar w:fldCharType="begin"/>
        </w:r>
        <w:r>
          <w:rPr>
            <w:color w:val="000000"/>
            <w:lang w:val="en-US" w:eastAsia="zh-CN"/>
          </w:rPr>
          <w:instrText xml:space="preserve"> PAGEREF _Toc16478874 \h </w:instrText>
        </w:r>
        <w:r>
          <w:rPr>
            <w:color w:val="000000"/>
            <w:lang w:val="en-US" w:eastAsia="zh-CN"/>
          </w:rPr>
          <w:fldChar w:fldCharType="separate"/>
        </w:r>
        <w:r>
          <w:rPr>
            <w:color w:val="000000"/>
            <w:lang w:val="en-US" w:eastAsia="zh-CN"/>
          </w:rPr>
          <w:t>6</w:t>
        </w:r>
        <w:r>
          <w:rPr>
            <w:color w:val="000000"/>
            <w:lang w:val="en-US" w:eastAsia="zh-CN"/>
          </w:rPr>
          <w:fldChar w:fldCharType="end"/>
        </w:r>
      </w:hyperlink>
    </w:p>
    <w:p w14:paraId="6BC06F1B" w14:textId="77777777" w:rsidR="00000000" w:rsidRDefault="00000000">
      <w:pPr>
        <w:pStyle w:val="TOC1"/>
        <w:tabs>
          <w:tab w:val="end" w:leader="dot" w:pos="424.70pt"/>
        </w:tabs>
        <w:rPr>
          <w:b w:val="0"/>
          <w:bCs w:val="0"/>
          <w:caps w:val="0"/>
          <w:color w:val="000000"/>
          <w:lang w:val="en-US" w:eastAsia="zh-CN"/>
        </w:rPr>
      </w:pPr>
      <w:hyperlink w:anchor="_Toc16478875" w:history="1">
        <w:r>
          <w:rPr>
            <w:rStyle w:val="ab"/>
            <w:color w:val="000000"/>
            <w:szCs w:val="32"/>
            <w:lang w:val="en-US" w:eastAsia="zh-CN"/>
          </w:rPr>
          <w:t xml:space="preserve">5. </w:t>
        </w:r>
        <w:r>
          <w:rPr>
            <w:rStyle w:val="ab"/>
            <w:rFonts w:hint="eastAsia"/>
            <w:color w:val="000000"/>
            <w:szCs w:val="32"/>
            <w:lang w:val="en-US" w:eastAsia="zh-CN"/>
          </w:rPr>
          <w:t>安全性设计</w:t>
        </w:r>
        <w:r>
          <w:rPr>
            <w:color w:val="000000"/>
            <w:lang w:val="en-US" w:eastAsia="zh-CN"/>
          </w:rPr>
          <w:tab/>
        </w:r>
        <w:r>
          <w:rPr>
            <w:color w:val="000000"/>
            <w:lang w:val="en-US" w:eastAsia="zh-CN"/>
          </w:rPr>
          <w:fldChar w:fldCharType="begin"/>
        </w:r>
        <w:r>
          <w:rPr>
            <w:color w:val="000000"/>
            <w:lang w:val="en-US" w:eastAsia="zh-CN"/>
          </w:rPr>
          <w:instrText xml:space="preserve"> PAGEREF _Toc16478875 \h </w:instrText>
        </w:r>
        <w:r>
          <w:rPr>
            <w:color w:val="000000"/>
            <w:lang w:val="en-US" w:eastAsia="zh-CN"/>
          </w:rPr>
          <w:fldChar w:fldCharType="separate"/>
        </w:r>
        <w:r>
          <w:rPr>
            <w:color w:val="000000"/>
            <w:lang w:val="en-US" w:eastAsia="zh-CN"/>
          </w:rPr>
          <w:t>6</w:t>
        </w:r>
        <w:r>
          <w:rPr>
            <w:color w:val="000000"/>
            <w:lang w:val="en-US" w:eastAsia="zh-CN"/>
          </w:rPr>
          <w:fldChar w:fldCharType="end"/>
        </w:r>
      </w:hyperlink>
    </w:p>
    <w:p w14:paraId="507346E2" w14:textId="77777777" w:rsidR="00000000" w:rsidRDefault="00000000">
      <w:pPr>
        <w:pStyle w:val="TOC2"/>
        <w:tabs>
          <w:tab w:val="end" w:leader="dot" w:pos="424.70pt"/>
        </w:tabs>
        <w:rPr>
          <w:smallCaps w:val="0"/>
          <w:color w:val="000000"/>
          <w:lang w:val="en-US" w:eastAsia="zh-CN"/>
        </w:rPr>
      </w:pPr>
      <w:hyperlink w:anchor="_Toc16478876" w:history="1">
        <w:r>
          <w:rPr>
            <w:rStyle w:val="ab"/>
            <w:color w:val="000000"/>
            <w:szCs w:val="28"/>
            <w:lang w:val="en-US" w:eastAsia="zh-CN"/>
          </w:rPr>
          <w:t xml:space="preserve">5.1 </w:t>
        </w:r>
        <w:r>
          <w:rPr>
            <w:rStyle w:val="ab"/>
            <w:rFonts w:hint="eastAsia"/>
            <w:color w:val="000000"/>
            <w:szCs w:val="28"/>
            <w:lang w:val="en-US" w:eastAsia="zh-CN"/>
          </w:rPr>
          <w:t>防止用户直接操作数据库的方法</w:t>
        </w:r>
        <w:r>
          <w:rPr>
            <w:color w:val="000000"/>
            <w:lang w:val="en-US" w:eastAsia="zh-CN"/>
          </w:rPr>
          <w:tab/>
        </w:r>
        <w:r>
          <w:rPr>
            <w:color w:val="000000"/>
            <w:lang w:val="en-US" w:eastAsia="zh-CN"/>
          </w:rPr>
          <w:fldChar w:fldCharType="begin"/>
        </w:r>
        <w:r>
          <w:rPr>
            <w:color w:val="000000"/>
            <w:lang w:val="en-US" w:eastAsia="zh-CN"/>
          </w:rPr>
          <w:instrText xml:space="preserve"> PAGEREF _Toc16478876 \h </w:instrText>
        </w:r>
        <w:r>
          <w:rPr>
            <w:color w:val="000000"/>
            <w:lang w:val="en-US" w:eastAsia="zh-CN"/>
          </w:rPr>
          <w:fldChar w:fldCharType="separate"/>
        </w:r>
        <w:r>
          <w:rPr>
            <w:color w:val="000000"/>
            <w:lang w:val="en-US" w:eastAsia="zh-CN"/>
          </w:rPr>
          <w:t>6</w:t>
        </w:r>
        <w:r>
          <w:rPr>
            <w:color w:val="000000"/>
            <w:lang w:val="en-US" w:eastAsia="zh-CN"/>
          </w:rPr>
          <w:fldChar w:fldCharType="end"/>
        </w:r>
      </w:hyperlink>
    </w:p>
    <w:p w14:paraId="7173317A" w14:textId="77777777" w:rsidR="00000000" w:rsidRDefault="00000000">
      <w:pPr>
        <w:pStyle w:val="TOC2"/>
        <w:tabs>
          <w:tab w:val="end" w:leader="dot" w:pos="424.70pt"/>
        </w:tabs>
        <w:rPr>
          <w:smallCaps w:val="0"/>
          <w:color w:val="000000"/>
          <w:lang w:val="en-US" w:eastAsia="zh-CN"/>
        </w:rPr>
      </w:pPr>
      <w:hyperlink w:anchor="_Toc16478877" w:history="1">
        <w:r>
          <w:rPr>
            <w:rStyle w:val="ab"/>
            <w:color w:val="000000"/>
            <w:szCs w:val="28"/>
            <w:lang w:val="en-US" w:eastAsia="zh-CN"/>
          </w:rPr>
          <w:t xml:space="preserve">5.2 </w:t>
        </w:r>
        <w:r>
          <w:rPr>
            <w:rStyle w:val="ab"/>
            <w:rFonts w:hint="eastAsia"/>
            <w:color w:val="000000"/>
            <w:szCs w:val="28"/>
            <w:lang w:val="en-US" w:eastAsia="zh-CN"/>
          </w:rPr>
          <w:t>用户帐号密码的加密方法</w:t>
        </w:r>
        <w:r>
          <w:rPr>
            <w:color w:val="000000"/>
            <w:lang w:val="en-US" w:eastAsia="zh-CN"/>
          </w:rPr>
          <w:tab/>
        </w:r>
        <w:r>
          <w:rPr>
            <w:color w:val="000000"/>
            <w:lang w:val="en-US" w:eastAsia="zh-CN"/>
          </w:rPr>
          <w:fldChar w:fldCharType="begin"/>
        </w:r>
        <w:r>
          <w:rPr>
            <w:color w:val="000000"/>
            <w:lang w:val="en-US" w:eastAsia="zh-CN"/>
          </w:rPr>
          <w:instrText xml:space="preserve"> PAGEREF _Toc16478877 \h </w:instrText>
        </w:r>
        <w:r>
          <w:rPr>
            <w:color w:val="000000"/>
            <w:lang w:val="en-US" w:eastAsia="zh-CN"/>
          </w:rPr>
          <w:fldChar w:fldCharType="separate"/>
        </w:r>
        <w:r>
          <w:rPr>
            <w:color w:val="000000"/>
            <w:lang w:val="en-US" w:eastAsia="zh-CN"/>
          </w:rPr>
          <w:t>6</w:t>
        </w:r>
        <w:r>
          <w:rPr>
            <w:color w:val="000000"/>
            <w:lang w:val="en-US" w:eastAsia="zh-CN"/>
          </w:rPr>
          <w:fldChar w:fldCharType="end"/>
        </w:r>
      </w:hyperlink>
    </w:p>
    <w:p w14:paraId="6B3E0C4E" w14:textId="77777777" w:rsidR="00000000" w:rsidRDefault="00000000">
      <w:pPr>
        <w:pStyle w:val="TOC2"/>
        <w:tabs>
          <w:tab w:val="end" w:leader="dot" w:pos="424.70pt"/>
        </w:tabs>
        <w:rPr>
          <w:smallCaps w:val="0"/>
          <w:color w:val="000000"/>
          <w:lang w:val="en-US" w:eastAsia="zh-CN"/>
        </w:rPr>
      </w:pPr>
      <w:hyperlink w:anchor="_Toc16478878" w:history="1">
        <w:r>
          <w:rPr>
            <w:rStyle w:val="ab"/>
            <w:color w:val="000000"/>
            <w:szCs w:val="28"/>
            <w:lang w:val="en-US" w:eastAsia="zh-CN"/>
          </w:rPr>
          <w:t xml:space="preserve">5.3 </w:t>
        </w:r>
        <w:r>
          <w:rPr>
            <w:rStyle w:val="ab"/>
            <w:rFonts w:hint="eastAsia"/>
            <w:color w:val="000000"/>
            <w:szCs w:val="28"/>
            <w:lang w:val="en-US" w:eastAsia="zh-CN"/>
          </w:rPr>
          <w:t>角色与权限</w:t>
        </w:r>
        <w:r>
          <w:rPr>
            <w:color w:val="000000"/>
            <w:lang w:val="en-US" w:eastAsia="zh-CN"/>
          </w:rPr>
          <w:tab/>
        </w:r>
        <w:r>
          <w:rPr>
            <w:color w:val="000000"/>
            <w:lang w:val="en-US" w:eastAsia="zh-CN"/>
          </w:rPr>
          <w:fldChar w:fldCharType="begin"/>
        </w:r>
        <w:r>
          <w:rPr>
            <w:color w:val="000000"/>
            <w:lang w:val="en-US" w:eastAsia="zh-CN"/>
          </w:rPr>
          <w:instrText xml:space="preserve"> PAGEREF _Toc16478878 \h </w:instrText>
        </w:r>
        <w:r>
          <w:rPr>
            <w:color w:val="000000"/>
            <w:lang w:val="en-US" w:eastAsia="zh-CN"/>
          </w:rPr>
          <w:fldChar w:fldCharType="separate"/>
        </w:r>
        <w:r>
          <w:rPr>
            <w:color w:val="000000"/>
            <w:lang w:val="en-US" w:eastAsia="zh-CN"/>
          </w:rPr>
          <w:t>7</w:t>
        </w:r>
        <w:r>
          <w:rPr>
            <w:color w:val="000000"/>
            <w:lang w:val="en-US" w:eastAsia="zh-CN"/>
          </w:rPr>
          <w:fldChar w:fldCharType="end"/>
        </w:r>
      </w:hyperlink>
    </w:p>
    <w:p w14:paraId="466AF742" w14:textId="77777777" w:rsidR="00000000" w:rsidRDefault="00000000">
      <w:pPr>
        <w:pStyle w:val="TOC1"/>
        <w:tabs>
          <w:tab w:val="end" w:leader="dot" w:pos="424.70pt"/>
        </w:tabs>
        <w:rPr>
          <w:b w:val="0"/>
          <w:bCs w:val="0"/>
          <w:caps w:val="0"/>
          <w:color w:val="000000"/>
          <w:lang w:val="en-US" w:eastAsia="zh-CN"/>
        </w:rPr>
      </w:pPr>
      <w:hyperlink w:anchor="_Toc16478879" w:history="1">
        <w:r>
          <w:rPr>
            <w:rStyle w:val="ab"/>
            <w:color w:val="000000"/>
            <w:szCs w:val="32"/>
            <w:lang w:val="en-US" w:eastAsia="zh-CN"/>
          </w:rPr>
          <w:t xml:space="preserve">6. </w:t>
        </w:r>
        <w:r>
          <w:rPr>
            <w:rStyle w:val="ab"/>
            <w:rFonts w:hint="eastAsia"/>
            <w:color w:val="000000"/>
            <w:szCs w:val="32"/>
            <w:lang w:val="en-US" w:eastAsia="zh-CN"/>
          </w:rPr>
          <w:t>优化</w:t>
        </w:r>
        <w:r>
          <w:rPr>
            <w:color w:val="000000"/>
            <w:lang w:val="en-US" w:eastAsia="zh-CN"/>
          </w:rPr>
          <w:tab/>
        </w:r>
        <w:r>
          <w:rPr>
            <w:color w:val="000000"/>
            <w:lang w:val="en-US" w:eastAsia="zh-CN"/>
          </w:rPr>
          <w:fldChar w:fldCharType="begin"/>
        </w:r>
        <w:r>
          <w:rPr>
            <w:color w:val="000000"/>
            <w:lang w:val="en-US" w:eastAsia="zh-CN"/>
          </w:rPr>
          <w:instrText xml:space="preserve"> PAGEREF _Toc16478879 \h </w:instrText>
        </w:r>
        <w:r>
          <w:rPr>
            <w:color w:val="000000"/>
            <w:lang w:val="en-US" w:eastAsia="zh-CN"/>
          </w:rPr>
          <w:fldChar w:fldCharType="separate"/>
        </w:r>
        <w:r>
          <w:rPr>
            <w:color w:val="000000"/>
            <w:lang w:val="en-US" w:eastAsia="zh-CN"/>
          </w:rPr>
          <w:t>7</w:t>
        </w:r>
        <w:r>
          <w:rPr>
            <w:color w:val="000000"/>
            <w:lang w:val="en-US" w:eastAsia="zh-CN"/>
          </w:rPr>
          <w:fldChar w:fldCharType="end"/>
        </w:r>
      </w:hyperlink>
    </w:p>
    <w:p w14:paraId="109C809D" w14:textId="77777777" w:rsidR="00000000" w:rsidRDefault="00000000">
      <w:pPr>
        <w:pStyle w:val="TOC1"/>
        <w:tabs>
          <w:tab w:val="end" w:leader="dot" w:pos="424.70pt"/>
        </w:tabs>
        <w:rPr>
          <w:b w:val="0"/>
          <w:bCs w:val="0"/>
          <w:caps w:val="0"/>
          <w:color w:val="000000"/>
          <w:lang w:val="en-US" w:eastAsia="zh-CN"/>
        </w:rPr>
      </w:pPr>
      <w:hyperlink w:anchor="_Toc16478880" w:history="1">
        <w:r>
          <w:rPr>
            <w:rStyle w:val="ab"/>
            <w:color w:val="000000"/>
            <w:szCs w:val="32"/>
            <w:lang w:val="en-US" w:eastAsia="zh-CN"/>
          </w:rPr>
          <w:t xml:space="preserve">7. </w:t>
        </w:r>
        <w:r>
          <w:rPr>
            <w:rStyle w:val="ab"/>
            <w:rFonts w:hint="eastAsia"/>
            <w:color w:val="000000"/>
            <w:szCs w:val="32"/>
            <w:lang w:val="en-US" w:eastAsia="zh-CN"/>
          </w:rPr>
          <w:t>数据库管理与维护说明</w:t>
        </w:r>
        <w:r>
          <w:rPr>
            <w:color w:val="000000"/>
            <w:lang w:val="en-US" w:eastAsia="zh-CN"/>
          </w:rPr>
          <w:tab/>
        </w:r>
        <w:r>
          <w:rPr>
            <w:color w:val="000000"/>
            <w:lang w:val="en-US" w:eastAsia="zh-CN"/>
          </w:rPr>
          <w:fldChar w:fldCharType="begin"/>
        </w:r>
        <w:r>
          <w:rPr>
            <w:color w:val="000000"/>
            <w:lang w:val="en-US" w:eastAsia="zh-CN"/>
          </w:rPr>
          <w:instrText xml:space="preserve"> PAGEREF _Toc16478880 \h </w:instrText>
        </w:r>
        <w:r>
          <w:rPr>
            <w:color w:val="000000"/>
            <w:lang w:val="en-US" w:eastAsia="zh-CN"/>
          </w:rPr>
          <w:fldChar w:fldCharType="separate"/>
        </w:r>
        <w:r>
          <w:rPr>
            <w:color w:val="000000"/>
            <w:lang w:val="en-US" w:eastAsia="zh-CN"/>
          </w:rPr>
          <w:t>7</w:t>
        </w:r>
        <w:r>
          <w:rPr>
            <w:color w:val="000000"/>
            <w:lang w:val="en-US" w:eastAsia="zh-CN"/>
          </w:rPr>
          <w:fldChar w:fldCharType="end"/>
        </w:r>
      </w:hyperlink>
    </w:p>
    <w:p w14:paraId="5EFEAE25" w14:textId="77777777" w:rsidR="00000000" w:rsidRDefault="00000000">
      <w:pPr>
        <w:pStyle w:val="1"/>
        <w:spacing w:before="8.75pt" w:after="8.75pt"/>
        <w:rPr>
          <w:color w:val="000000"/>
        </w:rPr>
      </w:pPr>
      <w:r>
        <w:rPr>
          <w:color w:val="000000"/>
        </w:rPr>
        <w:fldChar w:fldCharType="end"/>
      </w:r>
      <w:r>
        <w:rPr>
          <w:color w:val="000000"/>
        </w:rPr>
        <w:br w:type="page"/>
      </w:r>
      <w:bookmarkStart w:id="0" w:name="_Toc15898327"/>
      <w:bookmarkStart w:id="1" w:name="_Toc16478129"/>
      <w:bookmarkStart w:id="2" w:name="_Toc16478463"/>
      <w:bookmarkStart w:id="3" w:name="_Toc16478862"/>
      <w:r>
        <w:rPr>
          <w:rFonts w:hint="eastAsia"/>
          <w:color w:val="000000"/>
        </w:rPr>
        <w:lastRenderedPageBreak/>
        <w:t>0</w:t>
      </w:r>
      <w:r>
        <w:rPr>
          <w:color w:val="000000"/>
        </w:rPr>
        <w:t xml:space="preserve">. </w:t>
      </w:r>
      <w:r>
        <w:rPr>
          <w:rFonts w:hint="eastAsia"/>
          <w:color w:val="000000"/>
        </w:rPr>
        <w:t>文档介绍</w:t>
      </w:r>
      <w:bookmarkEnd w:id="0"/>
      <w:bookmarkEnd w:id="1"/>
      <w:bookmarkEnd w:id="2"/>
      <w:bookmarkEnd w:id="3"/>
    </w:p>
    <w:p w14:paraId="6B6BBA99" w14:textId="77777777" w:rsidR="00000000" w:rsidRDefault="00000000">
      <w:pPr>
        <w:pStyle w:val="2"/>
        <w:rPr>
          <w:rFonts w:hint="eastAsia"/>
          <w:color w:val="000000"/>
        </w:rPr>
      </w:pPr>
      <w:bookmarkStart w:id="4" w:name="_Toc16478464"/>
      <w:bookmarkStart w:id="5" w:name="_Toc15898328"/>
      <w:bookmarkStart w:id="6" w:name="_Toc15786742"/>
      <w:bookmarkStart w:id="7" w:name="_Toc16478130"/>
      <w:bookmarkStart w:id="8" w:name="_Toc16478863"/>
      <w:r>
        <w:rPr>
          <w:rFonts w:hint="eastAsia"/>
          <w:color w:val="000000"/>
        </w:rPr>
        <w:t xml:space="preserve">0.1 </w:t>
      </w:r>
      <w:r>
        <w:rPr>
          <w:rFonts w:hint="eastAsia"/>
          <w:color w:val="000000"/>
        </w:rPr>
        <w:t>文档目的</w:t>
      </w:r>
      <w:bookmarkEnd w:id="4"/>
      <w:bookmarkEnd w:id="5"/>
      <w:bookmarkEnd w:id="6"/>
      <w:bookmarkEnd w:id="7"/>
      <w:bookmarkEnd w:id="8"/>
    </w:p>
    <w:p w14:paraId="1EE274C6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本文档旨在完整描述猫咖点单系统的数据库设计，为后端开发人员提供数据模型参考，为运维人员提供管理与维护指导。主要目的包括：</w:t>
      </w:r>
    </w:p>
    <w:p w14:paraId="70A686B3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）记录数据库的逻辑结构和物理结构，作为开发过程中的参考。</w:t>
      </w:r>
    </w:p>
    <w:p w14:paraId="3F8A78C3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）说明数据库的命名规则、安全策略和优化措施，确保设计和实现的一致性。</w:t>
      </w:r>
    </w:p>
    <w:p w14:paraId="3E47B4DF" w14:textId="77777777" w:rsidR="00000000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）为后续维护、扩展和移交提供完整的数据层文档。</w:t>
      </w:r>
    </w:p>
    <w:p w14:paraId="5FF2954B" w14:textId="77777777" w:rsidR="00000000" w:rsidRDefault="00000000">
      <w:pPr>
        <w:pStyle w:val="2"/>
        <w:rPr>
          <w:color w:val="000000"/>
        </w:rPr>
      </w:pPr>
      <w:bookmarkStart w:id="9" w:name="_Toc15786743"/>
      <w:bookmarkStart w:id="10" w:name="_Toc15898329"/>
      <w:bookmarkStart w:id="11" w:name="_Toc16478864"/>
      <w:bookmarkStart w:id="12" w:name="_Toc16478131"/>
      <w:bookmarkStart w:id="13" w:name="_Toc16478465"/>
      <w:r>
        <w:rPr>
          <w:rFonts w:hint="eastAsia"/>
          <w:color w:val="000000"/>
        </w:rPr>
        <w:t xml:space="preserve">0.2 </w:t>
      </w:r>
      <w:r>
        <w:rPr>
          <w:rFonts w:hint="eastAsia"/>
          <w:color w:val="000000"/>
        </w:rPr>
        <w:t>文档范围</w:t>
      </w:r>
      <w:bookmarkEnd w:id="9"/>
      <w:bookmarkEnd w:id="10"/>
      <w:bookmarkEnd w:id="11"/>
      <w:bookmarkEnd w:id="12"/>
      <w:bookmarkEnd w:id="13"/>
    </w:p>
    <w:p w14:paraId="7856469E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本文档涵盖以下内容：</w:t>
      </w:r>
    </w:p>
    <w:p w14:paraId="20E01C94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数据库环境说明（数据库系统、工具、配置）</w:t>
      </w:r>
    </w:p>
    <w:p w14:paraId="50B512EF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数据库命名规则（表名、字段名、索引名、约束名的命名规范）</w:t>
      </w:r>
    </w:p>
    <w:p w14:paraId="4DA44B5E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逻辑设计（实体关系说明）</w:t>
      </w:r>
    </w:p>
    <w:p w14:paraId="32EC283F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物理设计（6 张表的完整字段定义、约束、索引、规范化和补充说明）</w:t>
      </w:r>
    </w:p>
    <w:p w14:paraId="28D0BD39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安全性设计（防直接操作、密码加密、角色权限）</w:t>
      </w:r>
    </w:p>
    <w:p w14:paraId="6AF8005B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优化措施（时空效率分析及具体措施）</w:t>
      </w:r>
    </w:p>
    <w:p w14:paraId="47329C4B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数据库管理与维护说明</w:t>
      </w:r>
    </w:p>
    <w:p w14:paraId="7BA2BF2F" w14:textId="77777777" w:rsidR="00000000" w:rsidRDefault="00000000">
      <w:pPr>
        <w:rPr>
          <w:rFonts w:ascii="宋体" w:hAnsi="宋体" w:hint="eastAsia"/>
          <w:color w:val="000000"/>
        </w:rPr>
      </w:pPr>
    </w:p>
    <w:p w14:paraId="2D8D7B64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本文档不包含：</w:t>
      </w:r>
    </w:p>
    <w:p w14:paraId="27C374FC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SQL 语句的逐行注释（参见 database/init.sql）</w:t>
      </w:r>
    </w:p>
    <w:p w14:paraId="106BB03B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后端 ORM 模型定义（参见 backend/models.py）</w:t>
      </w:r>
    </w:p>
    <w:p w14:paraId="0E548241" w14:textId="77777777" w:rsidR="00000000" w:rsidRDefault="00000000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 xml:space="preserve">  API 接口说明（参见开发日志和 Swagger 文档）</w:t>
      </w:r>
    </w:p>
    <w:p w14:paraId="5B15C1A4" w14:textId="77777777" w:rsidR="00000000" w:rsidRDefault="00000000">
      <w:pPr>
        <w:pStyle w:val="2"/>
        <w:rPr>
          <w:color w:val="000000"/>
        </w:rPr>
      </w:pPr>
      <w:bookmarkStart w:id="14" w:name="_Toc15786744"/>
      <w:bookmarkStart w:id="15" w:name="_Toc16478466"/>
      <w:bookmarkStart w:id="16" w:name="_Toc16478865"/>
      <w:bookmarkStart w:id="17" w:name="_Toc15898330"/>
      <w:bookmarkStart w:id="18" w:name="_Toc16478132"/>
      <w:r>
        <w:rPr>
          <w:rFonts w:hint="eastAsia"/>
          <w:color w:val="000000"/>
        </w:rPr>
        <w:t xml:space="preserve">0.3 </w:t>
      </w:r>
      <w:r>
        <w:rPr>
          <w:rFonts w:hint="eastAsia"/>
          <w:color w:val="000000"/>
        </w:rPr>
        <w:t>读者对象</w:t>
      </w:r>
      <w:bookmarkEnd w:id="14"/>
      <w:bookmarkEnd w:id="15"/>
      <w:bookmarkEnd w:id="16"/>
      <w:bookmarkEnd w:id="17"/>
      <w:bookmarkEnd w:id="18"/>
    </w:p>
    <w:p w14:paraId="6CB29C19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本文档的预期读者包括：</w:t>
      </w:r>
    </w:p>
    <w:p w14:paraId="1B1B5E06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后端开发人员 —— 理解表结构、字段含义和约束条件，正确编写 SQL 和 ORM 代码</w:t>
      </w:r>
    </w:p>
    <w:p w14:paraId="03F2D83C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数据库管理员 —— 了解命名规则、安全策略和维护方法</w:t>
      </w:r>
    </w:p>
    <w:p w14:paraId="165E3749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项目评审委员会 —— 评估数据库设计的合理性和规范性</w:t>
      </w:r>
    </w:p>
    <w:p w14:paraId="377BBBEB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后续维护与扩展人员 —— 快速掌握数据层结构，进行功能扩展或问题排查</w:t>
      </w:r>
    </w:p>
    <w:p w14:paraId="20E4FC64" w14:textId="77777777" w:rsidR="00000000" w:rsidRDefault="00000000">
      <w:pPr>
        <w:rPr>
          <w:rFonts w:ascii="宋体" w:hAnsi="宋体"/>
          <w:color w:val="000000"/>
        </w:rPr>
      </w:pPr>
    </w:p>
    <w:p w14:paraId="0BB34FE3" w14:textId="77777777" w:rsidR="00000000" w:rsidRDefault="00000000">
      <w:pPr>
        <w:pStyle w:val="2"/>
        <w:rPr>
          <w:color w:val="000000"/>
        </w:rPr>
      </w:pPr>
      <w:bookmarkStart w:id="19" w:name="_Toc16478866"/>
      <w:bookmarkStart w:id="20" w:name="_Toc15898331"/>
      <w:bookmarkStart w:id="21" w:name="_Toc16478133"/>
      <w:bookmarkStart w:id="22" w:name="_Toc16478467"/>
      <w:bookmarkStart w:id="23" w:name="_Toc15786745"/>
      <w:r>
        <w:rPr>
          <w:rFonts w:hint="eastAsia"/>
          <w:color w:val="000000"/>
        </w:rPr>
        <w:lastRenderedPageBreak/>
        <w:t xml:space="preserve">0.4 </w:t>
      </w:r>
      <w:r>
        <w:rPr>
          <w:rFonts w:hint="eastAsia"/>
          <w:color w:val="000000"/>
        </w:rPr>
        <w:t>参考文献</w:t>
      </w:r>
      <w:bookmarkEnd w:id="19"/>
      <w:bookmarkEnd w:id="20"/>
      <w:bookmarkEnd w:id="21"/>
      <w:bookmarkEnd w:id="22"/>
      <w:bookmarkEnd w:id="23"/>
    </w:p>
    <w:p w14:paraId="790C7CD8" w14:textId="77777777" w:rsidR="00000000" w:rsidRDefault="00000000">
      <w:pPr>
        <w:rPr>
          <w:rFonts w:ascii="宋体" w:hAnsi="宋体" w:hint="eastAsia"/>
          <w:b/>
          <w:bCs/>
          <w:i/>
          <w:iCs/>
          <w:color w:val="000000"/>
        </w:rPr>
      </w:pPr>
      <w:r>
        <w:rPr>
          <w:rFonts w:ascii="宋体" w:hAnsi="宋体" w:hint="eastAsia"/>
          <w:b/>
          <w:bCs/>
          <w:i/>
          <w:iCs/>
          <w:color w:val="000000"/>
        </w:rPr>
        <w:t>提示：</w:t>
      </w:r>
      <w:r>
        <w:rPr>
          <w:rFonts w:ascii="宋体" w:hAnsi="宋体" w:hint="eastAsia"/>
          <w:i/>
          <w:iCs/>
          <w:color w:val="000000"/>
        </w:rPr>
        <w:t>列出本文档的所有参考文献（可以是非正式出版物），格式如下：</w:t>
      </w:r>
    </w:p>
    <w:p w14:paraId="6F1E7250" w14:textId="77777777" w:rsidR="00000000" w:rsidRDefault="00000000">
      <w:pPr>
        <w:ind w:firstLine="21pt"/>
        <w:rPr>
          <w:rFonts w:ascii="宋体" w:hAnsi="宋体" w:hint="eastAsia"/>
          <w:i/>
          <w:iCs/>
          <w:color w:val="000000"/>
        </w:rPr>
      </w:pPr>
      <w:r>
        <w:rPr>
          <w:rFonts w:ascii="宋体" w:hAnsi="宋体"/>
          <w:i/>
          <w:iCs/>
          <w:color w:val="000000"/>
        </w:rPr>
        <w:t>[</w:t>
      </w:r>
      <w:r>
        <w:rPr>
          <w:rFonts w:ascii="宋体" w:hAnsi="宋体" w:hint="eastAsia"/>
          <w:i/>
          <w:iCs/>
          <w:color w:val="000000"/>
        </w:rPr>
        <w:t>标识符</w:t>
      </w:r>
      <w:r>
        <w:rPr>
          <w:rFonts w:ascii="宋体" w:hAnsi="宋体"/>
          <w:i/>
          <w:iCs/>
          <w:color w:val="000000"/>
        </w:rPr>
        <w:t xml:space="preserve">] </w:t>
      </w:r>
      <w:r>
        <w:rPr>
          <w:rFonts w:ascii="宋体" w:hAnsi="宋体" w:hint="eastAsia"/>
          <w:i/>
          <w:iCs/>
          <w:color w:val="000000"/>
        </w:rPr>
        <w:t>作者，文献名称，出版单位（或归属单位），日期</w:t>
      </w:r>
    </w:p>
    <w:p w14:paraId="7E144D09" w14:textId="77777777" w:rsidR="00000000" w:rsidRDefault="00000000">
      <w:pPr>
        <w:rPr>
          <w:rFonts w:ascii="宋体" w:hAnsi="宋体" w:hint="eastAsia"/>
          <w:b/>
          <w:bCs/>
          <w:i/>
          <w:iCs/>
          <w:color w:val="000000"/>
        </w:rPr>
      </w:pPr>
      <w:r>
        <w:rPr>
          <w:rFonts w:ascii="宋体" w:hAnsi="宋体" w:hint="eastAsia"/>
          <w:b/>
          <w:bCs/>
          <w:i/>
          <w:iCs/>
          <w:color w:val="000000"/>
        </w:rPr>
        <w:t>例如：</w:t>
      </w:r>
    </w:p>
    <w:p w14:paraId="6BDC5AB6" w14:textId="77777777" w:rsidR="00000000" w:rsidRDefault="00000000">
      <w:pPr>
        <w:ind w:startChars="200" w:start="22.40pt"/>
        <w:rPr>
          <w:rFonts w:hint="eastAsia"/>
          <w:i/>
          <w:iCs/>
          <w:color w:val="000000"/>
        </w:rPr>
      </w:pPr>
      <w:r>
        <w:rPr>
          <w:b/>
          <w:bCs/>
          <w:i/>
          <w:iCs/>
          <w:color w:val="000000"/>
          <w:sz w:val="18"/>
        </w:rPr>
        <w:t>[</w:t>
      </w:r>
      <w:r>
        <w:rPr>
          <w:rFonts w:hint="eastAsia"/>
          <w:b/>
          <w:bCs/>
          <w:i/>
          <w:iCs/>
          <w:color w:val="000000"/>
          <w:sz w:val="18"/>
        </w:rPr>
        <w:t>AAA</w:t>
      </w:r>
      <w:r>
        <w:rPr>
          <w:b/>
          <w:bCs/>
          <w:i/>
          <w:iCs/>
          <w:color w:val="000000"/>
          <w:sz w:val="18"/>
        </w:rPr>
        <w:t>]</w:t>
      </w:r>
      <w:r>
        <w:rPr>
          <w:i/>
          <w:iCs/>
          <w:color w:val="000000"/>
          <w:sz w:val="18"/>
        </w:rPr>
        <w:t xml:space="preserve"> </w:t>
      </w:r>
      <w:r>
        <w:rPr>
          <w:rFonts w:hint="eastAsia"/>
          <w:i/>
          <w:iCs/>
          <w:color w:val="000000"/>
          <w:sz w:val="18"/>
        </w:rPr>
        <w:t>作者，《立项建议书》，机构名称，日期</w:t>
      </w:r>
    </w:p>
    <w:p w14:paraId="7F90EF79" w14:textId="77777777" w:rsidR="00000000" w:rsidRDefault="00000000">
      <w:pPr>
        <w:ind w:firstLineChars="200" w:firstLine="19.45pt"/>
        <w:rPr>
          <w:rFonts w:hint="eastAsia"/>
          <w:i/>
          <w:iCs/>
          <w:color w:val="000000"/>
        </w:rPr>
      </w:pPr>
      <w:r>
        <w:rPr>
          <w:b/>
          <w:bCs/>
          <w:i/>
          <w:iCs/>
          <w:color w:val="000000"/>
          <w:sz w:val="18"/>
        </w:rPr>
        <w:t xml:space="preserve"> [</w:t>
      </w:r>
      <w:r>
        <w:rPr>
          <w:rFonts w:hint="eastAsia"/>
          <w:b/>
          <w:bCs/>
          <w:i/>
          <w:iCs/>
          <w:color w:val="000000"/>
          <w:sz w:val="18"/>
        </w:rPr>
        <w:t>SPP-PROC-SD</w:t>
      </w:r>
      <w:r>
        <w:rPr>
          <w:b/>
          <w:bCs/>
          <w:i/>
          <w:iCs/>
          <w:color w:val="000000"/>
          <w:sz w:val="18"/>
        </w:rPr>
        <w:t>]</w:t>
      </w:r>
      <w:r>
        <w:rPr>
          <w:i/>
          <w:iCs/>
          <w:color w:val="000000"/>
          <w:sz w:val="18"/>
        </w:rPr>
        <w:t xml:space="preserve"> </w:t>
      </w:r>
      <w:r>
        <w:rPr>
          <w:rFonts w:hint="eastAsia"/>
          <w:i/>
          <w:iCs/>
          <w:color w:val="000000"/>
          <w:sz w:val="18"/>
        </w:rPr>
        <w:t>SEPG</w:t>
      </w:r>
      <w:r>
        <w:rPr>
          <w:rFonts w:hint="eastAsia"/>
          <w:i/>
          <w:iCs/>
          <w:color w:val="000000"/>
          <w:sz w:val="18"/>
        </w:rPr>
        <w:t>，系统设计规范，机构名称，日期</w:t>
      </w:r>
    </w:p>
    <w:p w14:paraId="764002CB" w14:textId="77777777" w:rsidR="00000000" w:rsidRDefault="00000000">
      <w:pPr>
        <w:pStyle w:val="2"/>
        <w:rPr>
          <w:rFonts w:hint="eastAsia"/>
          <w:color w:val="000000"/>
        </w:rPr>
      </w:pPr>
      <w:bookmarkStart w:id="24" w:name="_Toc16478134"/>
      <w:bookmarkStart w:id="25" w:name="_Toc15786746"/>
      <w:bookmarkStart w:id="26" w:name="_Toc15898332"/>
      <w:bookmarkStart w:id="27" w:name="_Toc16478468"/>
      <w:bookmarkStart w:id="28" w:name="_Toc16478867"/>
      <w:r>
        <w:rPr>
          <w:rFonts w:hint="eastAsia"/>
          <w:color w:val="000000"/>
        </w:rPr>
        <w:t xml:space="preserve">0.5 </w:t>
      </w:r>
      <w:r>
        <w:rPr>
          <w:rFonts w:hint="eastAsia"/>
          <w:color w:val="000000"/>
        </w:rPr>
        <w:t>术语与缩写解释</w:t>
      </w:r>
      <w:bookmarkEnd w:id="24"/>
      <w:bookmarkEnd w:id="25"/>
      <w:bookmarkEnd w:id="26"/>
      <w:bookmarkEnd w:id="27"/>
      <w:bookmarkEnd w:id="28"/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2312"/>
        <w:gridCol w:w="6182"/>
      </w:tblGrid>
      <w:tr w:rsidR="00000000" w14:paraId="604A5C10" w14:textId="77777777">
        <w:trPr>
          <w:cantSplit/>
        </w:trPr>
        <w:tc>
          <w:tcPr>
            <w:tcW w:w="118.40pt" w:type="dxa"/>
            <w:shd w:val="clear" w:color="auto" w:fill="D9D9D9"/>
          </w:tcPr>
          <w:p w14:paraId="10B8201B" w14:textId="77777777" w:rsidR="00000000" w:rsidRDefault="00000000">
            <w:pPr>
              <w:tabs>
                <w:tab w:val="start" w:pos="167.30pt"/>
              </w:tabs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缩写、术语</w:t>
            </w:r>
          </w:p>
        </w:tc>
        <w:tc>
          <w:tcPr>
            <w:tcW w:w="317.60pt" w:type="dxa"/>
            <w:shd w:val="clear" w:color="auto" w:fill="D9D9D9"/>
          </w:tcPr>
          <w:p w14:paraId="02B4771E" w14:textId="77777777" w:rsidR="00000000" w:rsidRDefault="00000000">
            <w:pPr>
              <w:tabs>
                <w:tab w:val="start" w:pos="167.30pt"/>
              </w:tabs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解</w:t>
            </w:r>
            <w:r>
              <w:rPr>
                <w:rFonts w:hint="eastAsia"/>
                <w:b/>
                <w:bCs/>
                <w:color w:val="000000"/>
                <w:sz w:val="18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18"/>
              </w:rPr>
              <w:t>释</w:t>
            </w:r>
          </w:p>
        </w:tc>
      </w:tr>
      <w:tr w:rsidR="00000000" w14:paraId="0CCA77F0" w14:textId="77777777">
        <w:trPr>
          <w:cantSplit/>
        </w:trPr>
        <w:tc>
          <w:tcPr>
            <w:tcW w:w="118.40pt" w:type="dxa"/>
          </w:tcPr>
          <w:p w14:paraId="1FBACB6D" w14:textId="77777777" w:rsidR="00000000" w:rsidRDefault="00000000">
            <w:pPr>
              <w:tabs>
                <w:tab w:val="start" w:pos="167.30pt"/>
              </w:tabs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SPP</w:t>
            </w:r>
          </w:p>
        </w:tc>
        <w:tc>
          <w:tcPr>
            <w:tcW w:w="317.60pt" w:type="dxa"/>
          </w:tcPr>
          <w:p w14:paraId="5C1AD782" w14:textId="77777777" w:rsidR="00000000" w:rsidRDefault="00000000">
            <w:pPr>
              <w:tabs>
                <w:tab w:val="start" w:pos="167.30pt"/>
              </w:tabs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精简并行过程，</w:t>
            </w:r>
            <w:r>
              <w:rPr>
                <w:rFonts w:hint="eastAsia"/>
                <w:color w:val="000000"/>
                <w:sz w:val="18"/>
              </w:rPr>
              <w:t>Simplified Parallel Process</w:t>
            </w:r>
          </w:p>
        </w:tc>
      </w:tr>
      <w:tr w:rsidR="00000000" w14:paraId="41FE9939" w14:textId="77777777">
        <w:trPr>
          <w:cantSplit/>
        </w:trPr>
        <w:tc>
          <w:tcPr>
            <w:tcW w:w="118.40pt" w:type="dxa"/>
          </w:tcPr>
          <w:p w14:paraId="4E67E045" w14:textId="77777777" w:rsidR="00000000" w:rsidRDefault="00000000">
            <w:pPr>
              <w:tabs>
                <w:tab w:val="start" w:pos="167.30pt"/>
              </w:tabs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SD</w:t>
            </w:r>
          </w:p>
        </w:tc>
        <w:tc>
          <w:tcPr>
            <w:tcW w:w="317.60pt" w:type="dxa"/>
          </w:tcPr>
          <w:p w14:paraId="021385BF" w14:textId="77777777" w:rsidR="00000000" w:rsidRDefault="00000000">
            <w:pPr>
              <w:tabs>
                <w:tab w:val="start" w:pos="167.30pt"/>
              </w:tabs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系统设计，</w:t>
            </w:r>
            <w:r>
              <w:rPr>
                <w:rFonts w:hint="eastAsia"/>
                <w:color w:val="000000"/>
                <w:sz w:val="18"/>
              </w:rPr>
              <w:t>System Design</w:t>
            </w:r>
          </w:p>
        </w:tc>
      </w:tr>
      <w:tr w:rsidR="00000000" w14:paraId="2A70126C" w14:textId="77777777">
        <w:trPr>
          <w:cantSplit/>
        </w:trPr>
        <w:tc>
          <w:tcPr>
            <w:tcW w:w="118.40pt" w:type="dxa"/>
          </w:tcPr>
          <w:p w14:paraId="5F48F952" w14:textId="77777777" w:rsidR="00000000" w:rsidRDefault="00000000">
            <w:pPr>
              <w:tabs>
                <w:tab w:val="start" w:pos="167.30pt"/>
              </w:tabs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317.60pt" w:type="dxa"/>
          </w:tcPr>
          <w:p w14:paraId="0D91B8ED" w14:textId="77777777" w:rsidR="00000000" w:rsidRDefault="00000000">
            <w:pPr>
              <w:tabs>
                <w:tab w:val="start" w:pos="167.30pt"/>
              </w:tabs>
              <w:rPr>
                <w:rFonts w:hint="eastAsia"/>
                <w:color w:val="000000"/>
                <w:sz w:val="18"/>
              </w:rPr>
            </w:pPr>
          </w:p>
        </w:tc>
      </w:tr>
      <w:tr w:rsidR="00000000" w14:paraId="6E05492D" w14:textId="77777777">
        <w:trPr>
          <w:cantSplit/>
        </w:trPr>
        <w:tc>
          <w:tcPr>
            <w:tcW w:w="118.40pt" w:type="dxa"/>
          </w:tcPr>
          <w:p w14:paraId="287F8729" w14:textId="77777777" w:rsidR="00000000" w:rsidRDefault="00000000">
            <w:pPr>
              <w:tabs>
                <w:tab w:val="start" w:pos="167.30pt"/>
              </w:tabs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317.60pt" w:type="dxa"/>
          </w:tcPr>
          <w:p w14:paraId="3F710623" w14:textId="77777777" w:rsidR="00000000" w:rsidRDefault="00000000">
            <w:pPr>
              <w:tabs>
                <w:tab w:val="start" w:pos="167.30pt"/>
              </w:tabs>
              <w:rPr>
                <w:rFonts w:hint="eastAsia"/>
                <w:color w:val="000000"/>
                <w:sz w:val="18"/>
              </w:rPr>
            </w:pPr>
          </w:p>
        </w:tc>
      </w:tr>
      <w:tr w:rsidR="00000000" w14:paraId="5DE26357" w14:textId="77777777">
        <w:trPr>
          <w:cantSplit/>
        </w:trPr>
        <w:tc>
          <w:tcPr>
            <w:tcW w:w="118.40pt" w:type="dxa"/>
          </w:tcPr>
          <w:p w14:paraId="5BD522BB" w14:textId="77777777" w:rsidR="00000000" w:rsidRDefault="00000000">
            <w:pPr>
              <w:tabs>
                <w:tab w:val="start" w:pos="167.30pt"/>
              </w:tabs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…</w:t>
            </w:r>
          </w:p>
        </w:tc>
        <w:tc>
          <w:tcPr>
            <w:tcW w:w="317.60pt" w:type="dxa"/>
          </w:tcPr>
          <w:p w14:paraId="1AA2429E" w14:textId="77777777" w:rsidR="00000000" w:rsidRDefault="00000000">
            <w:pPr>
              <w:tabs>
                <w:tab w:val="start" w:pos="167.30pt"/>
              </w:tabs>
              <w:rPr>
                <w:rFonts w:hint="eastAsia"/>
                <w:color w:val="000000"/>
                <w:sz w:val="18"/>
              </w:rPr>
            </w:pPr>
          </w:p>
        </w:tc>
      </w:tr>
    </w:tbl>
    <w:p w14:paraId="5109E66F" w14:textId="77777777" w:rsidR="00000000" w:rsidRDefault="00000000">
      <w:pPr>
        <w:rPr>
          <w:rFonts w:hint="eastAsia"/>
          <w:color w:val="000000"/>
        </w:rPr>
      </w:pPr>
    </w:p>
    <w:p w14:paraId="03DA0466" w14:textId="77777777" w:rsidR="00000000" w:rsidRDefault="00000000">
      <w:pPr>
        <w:rPr>
          <w:rFonts w:hint="eastAsia"/>
          <w:color w:val="000000"/>
        </w:rPr>
      </w:pPr>
    </w:p>
    <w:p w14:paraId="5DE768E3" w14:textId="77777777" w:rsidR="00000000" w:rsidRDefault="00000000">
      <w:pPr>
        <w:pStyle w:val="1"/>
        <w:pageBreakBefore/>
        <w:spacing w:before="8.75pt" w:after="8.75pt"/>
        <w:rPr>
          <w:rFonts w:hint="eastAsia"/>
          <w:color w:val="000000"/>
        </w:rPr>
      </w:pPr>
      <w:bookmarkStart w:id="29" w:name="_Toc16478868"/>
      <w:r>
        <w:rPr>
          <w:rFonts w:hint="eastAsia"/>
          <w:color w:val="000000"/>
        </w:rPr>
        <w:lastRenderedPageBreak/>
        <w:t>1</w:t>
      </w:r>
      <w:r>
        <w:rPr>
          <w:color w:val="000000"/>
        </w:rPr>
        <w:t xml:space="preserve">. </w:t>
      </w:r>
      <w:r>
        <w:rPr>
          <w:rFonts w:hint="eastAsia"/>
          <w:color w:val="000000"/>
        </w:rPr>
        <w:t>数据库环境说明</w:t>
      </w:r>
      <w:bookmarkEnd w:id="29"/>
    </w:p>
    <w:p w14:paraId="11AFB046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1.1 数据库系统</w:t>
      </w:r>
    </w:p>
    <w:p w14:paraId="1C0A1ECF" w14:textId="77777777" w:rsidR="00000000" w:rsidRDefault="00000000">
      <w:pPr>
        <w:rPr>
          <w:rFonts w:ascii="宋体" w:hAnsi="宋体" w:hint="eastAsia"/>
          <w:color w:val="000000"/>
        </w:rPr>
      </w:pPr>
    </w:p>
    <w:p w14:paraId="4B4CB993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数据库管理系统：MySQL 8.0.45 Community Server</w:t>
      </w:r>
    </w:p>
    <w:p w14:paraId="59781617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数据库名称：cat_cafe</w:t>
      </w:r>
    </w:p>
    <w:p w14:paraId="6EF45A74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默认字符集：utf8mb4</w:t>
      </w:r>
    </w:p>
    <w:p w14:paraId="2F3EF5C6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默认排序规则：utf8mb4_unicode_ci</w:t>
      </w:r>
    </w:p>
    <w:p w14:paraId="1D677A7C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存储引擎：InnoDB（全部 6 张表统一使用）</w:t>
      </w:r>
    </w:p>
    <w:p w14:paraId="25D29A73" w14:textId="77777777" w:rsidR="00000000" w:rsidRDefault="00000000">
      <w:pPr>
        <w:rPr>
          <w:rFonts w:ascii="宋体" w:hAnsi="宋体" w:hint="eastAsia"/>
          <w:color w:val="000000"/>
        </w:rPr>
      </w:pPr>
    </w:p>
    <w:p w14:paraId="1B7BF87C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选用 MySQL 8.0 的原因：</w:t>
      </w:r>
    </w:p>
    <w:p w14:paraId="7DF86431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（1）课程设计指定使用 MySQL，与教学环境一致。</w:t>
      </w:r>
    </w:p>
    <w:p w14:paraId="3D28A004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（2）InnoDB 引擎支持事务（ACID），保障订单下单时的库存扣减与订单创建在同一事务中完成，确保数据一致性。</w:t>
      </w:r>
    </w:p>
    <w:p w14:paraId="5A8F88CD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（3）InnoDB 支持外键约束（RESTRICT / CASCADE），在数据库层面保证引用完整性。</w:t>
      </w:r>
    </w:p>
    <w:p w14:paraId="4F800806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（4）utf8mb4 字符集支持完整的 Unicode 字符（含 emoji），避免 utf8mb3 的局限性。</w:t>
      </w:r>
    </w:p>
    <w:p w14:paraId="7DC0A910" w14:textId="77777777" w:rsidR="00000000" w:rsidRDefault="00000000">
      <w:pPr>
        <w:rPr>
          <w:rFonts w:ascii="宋体" w:hAnsi="宋体" w:hint="eastAsia"/>
          <w:color w:val="000000"/>
        </w:rPr>
      </w:pPr>
    </w:p>
    <w:p w14:paraId="6322D7AD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1.2 设计工具与编程工具</w:t>
      </w:r>
    </w:p>
    <w:p w14:paraId="4AB8F445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工具名称              版本              用途</w:t>
      </w:r>
    </w:p>
    <w:p w14:paraId="347FCE8A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MySQL Workbench        8.0               E-R 图可视化、表结构管理、SQL 执行</w:t>
      </w:r>
    </w:p>
    <w:p w14:paraId="262344F3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VS Code               最新版             编写 init.sql 和 models.py</w:t>
      </w:r>
    </w:p>
    <w:p w14:paraId="3218D653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Python                3.12/3.13         后端 ORM 代码（SQLAlchemy 2.0）</w:t>
      </w:r>
    </w:p>
    <w:p w14:paraId="7DE302E5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SQLAlchemy            2.0.36            ORM 映射，Python 侧访问数据库</w:t>
      </w:r>
    </w:p>
    <w:p w14:paraId="08F2F5BE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PyMySQL               1.1.1             Python 连接 MySQL 的数据库驱动</w:t>
      </w:r>
    </w:p>
    <w:p w14:paraId="6BCA38E3" w14:textId="77777777" w:rsidR="00000000" w:rsidRDefault="00000000">
      <w:pPr>
        <w:rPr>
          <w:rFonts w:ascii="宋体" w:hAnsi="宋体" w:hint="eastAsia"/>
          <w:color w:val="000000"/>
        </w:rPr>
      </w:pPr>
    </w:p>
    <w:p w14:paraId="47F54584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1.3 详细配置</w:t>
      </w:r>
    </w:p>
    <w:p w14:paraId="2778A5E8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配置项                值                说明</w:t>
      </w:r>
    </w:p>
    <w:p w14:paraId="5A817DA9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数据库地址            127.0.0.1         本地开发环境</w:t>
      </w:r>
    </w:p>
    <w:p w14:paraId="34BEA811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端口                  3306              MySQL 默认端口</w:t>
      </w:r>
    </w:p>
    <w:p w14:paraId="11426EB1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数据库名称            cat_cafe          项目专用库</w:t>
      </w:r>
    </w:p>
    <w:p w14:paraId="3C9D3FF6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字符集                utf8mb4           完整 Unicode 支持</w:t>
      </w:r>
    </w:p>
    <w:p w14:paraId="77AB9B07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排序规则              utf8mb4_unicode_ci 大小写不敏感，Unicode 标准排序</w:t>
      </w:r>
    </w:p>
    <w:p w14:paraId="0D675382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连接池大小            默认（5-20）      SQLAlchemy 默认连接池</w:t>
      </w:r>
    </w:p>
    <w:p w14:paraId="4FFB4E5C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认证方式             mysql_native_password 兼容性最佳</w:t>
      </w:r>
    </w:p>
    <w:p w14:paraId="76F9F8BC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.sql 脚本字符集       utf8mb4           执行脚本时需加 --default-character-set=utf8mb4</w:t>
      </w:r>
    </w:p>
    <w:p w14:paraId="6EC831EA" w14:textId="77777777" w:rsidR="00000000" w:rsidRDefault="00000000">
      <w:pPr>
        <w:rPr>
          <w:rFonts w:ascii="宋体" w:hAnsi="宋体" w:hint="eastAsia"/>
          <w:color w:val="000000"/>
        </w:rPr>
      </w:pPr>
    </w:p>
    <w:p w14:paraId="112FD453" w14:textId="77777777" w:rsidR="00000000" w:rsidRDefault="00000000">
      <w:pPr>
        <w:rPr>
          <w:rFonts w:ascii="宋体" w:hAnsi="宋体" w:hint="eastAsia"/>
          <w:color w:val="000000"/>
        </w:rPr>
      </w:pPr>
    </w:p>
    <w:p w14:paraId="72F1206F" w14:textId="77777777" w:rsidR="00000000" w:rsidRDefault="00000000">
      <w:pPr>
        <w:pStyle w:val="1"/>
        <w:spacing w:before="8.75pt" w:after="8.75pt"/>
        <w:rPr>
          <w:rFonts w:hint="eastAsia"/>
          <w:color w:val="000000"/>
        </w:rPr>
      </w:pPr>
      <w:bookmarkStart w:id="30" w:name="_Toc16478869"/>
      <w:r>
        <w:rPr>
          <w:rFonts w:hint="eastAsia"/>
          <w:color w:val="000000"/>
        </w:rPr>
        <w:lastRenderedPageBreak/>
        <w:t xml:space="preserve">2. </w:t>
      </w:r>
      <w:r>
        <w:rPr>
          <w:rFonts w:hint="eastAsia"/>
          <w:color w:val="000000"/>
        </w:rPr>
        <w:t>数据库的命名规则</w:t>
      </w:r>
      <w:bookmarkEnd w:id="30"/>
    </w:p>
    <w:p w14:paraId="27762994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2.1 通用规则</w:t>
      </w:r>
    </w:p>
    <w:p w14:paraId="7B25D1ED" w14:textId="77777777" w:rsidR="00000000" w:rsidRDefault="00000000">
      <w:pPr>
        <w:rPr>
          <w:rFonts w:ascii="宋体" w:hAnsi="宋体" w:hint="eastAsia"/>
          <w:color w:val="000000"/>
        </w:rPr>
      </w:pPr>
    </w:p>
    <w:p w14:paraId="74F37604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（1）所有表名、字段名、索引名、约束名均使用英文命名。</w:t>
      </w:r>
    </w:p>
    <w:p w14:paraId="3B0380A6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（2）数据库名、表名、字段名统一使用小写字母，单词间不使用下划线分隔（如有必要时使用，如 user 表的 userPassword）。数字与字母之间不添加分隔符。</w:t>
      </w:r>
    </w:p>
    <w:p w14:paraId="106B2A43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（3）禁止使用 MySQL 保留字作为表名或字段名（如 order 为保留字，本项目使用orders 规避）。</w:t>
      </w:r>
    </w:p>
    <w:p w14:paraId="7A410A87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（4）字段名采用 camelCase（小驼峰）风格：首字母小写，后续单词首字母大写。示例：userId、userName、productQuantity、createTime。</w:t>
      </w:r>
    </w:p>
    <w:p w14:paraId="2C3DD41B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（5）索引名命名格式：</w:t>
      </w:r>
    </w:p>
    <w:p w14:paraId="5AFEDB69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主键：PRIMARY KEY（MySQL 自动命名）</w:t>
      </w:r>
    </w:p>
    <w:p w14:paraId="7E342F8C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唯一索引：uk_字段名（uk = unique key）。示例：uk_userName。</w:t>
      </w:r>
    </w:p>
    <w:p w14:paraId="3310F6FC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普通索引：idx_字段名（idx = index）。示例：idx_status、idx_userId。</w:t>
      </w:r>
    </w:p>
    <w:p w14:paraId="2CDFF565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联合索引以 idx_主要字段 命名。示例：idx_target（targetType + targetId）。</w:t>
      </w:r>
    </w:p>
    <w:p w14:paraId="26D5E0FC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（6）外键约束名命名格式：fk_表名_引用表名。示例：fk_orders_user、fk_comment_user。</w:t>
      </w:r>
    </w:p>
    <w:p w14:paraId="7624ED59" w14:textId="77777777" w:rsidR="00000000" w:rsidRDefault="00000000">
      <w:pPr>
        <w:rPr>
          <w:rFonts w:ascii="宋体" w:hAnsi="宋体" w:hint="eastAsia"/>
          <w:color w:val="000000"/>
        </w:rPr>
      </w:pPr>
    </w:p>
    <w:p w14:paraId="01B26C51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2.2 与机构标准的差异说明</w:t>
      </w:r>
    </w:p>
    <w:p w14:paraId="34F21201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本数据库的命名规则与常见企业标准（如全小写下划线分隔）不完全一致。差异及原因：</w:t>
      </w:r>
    </w:p>
    <w:p w14:paraId="45A97B25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（1）字段名采用 camelCase 而非 snake_case。</w:t>
      </w:r>
    </w:p>
    <w:p w14:paraId="11E60F90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原因：后端使用 Python 的 SQLAlchemy ORM。Python 属性名习惯使用 snake_case，但本项目 ORM 模型中 Column 的第一个参数是数据库字段名（字符串），因此数据库字段名和 Python 属性名可以不同。选择 camelCase 作为数据库字段名是为了让 init.sql 直接可读性更好，与常见的 Java/JavaScript 后端命名习惯一致（本项目同时涉及 Android-Java 和 Web-JavaScript 前端）。</w:t>
      </w:r>
    </w:p>
    <w:p w14:paraId="41EFC7FA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（2）表 user 使用单数而非复数。</w:t>
      </w:r>
    </w:p>
    <w:p w14:paraId="26D7924C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原因：user 表存储用户实体，实体表用单数概念上更直接；orders 和 likes 使用复数仅是因为 order 和 like 是 MySQL 保留字，为避免每次查询都加反引号而采用复数形式。</w:t>
      </w:r>
    </w:p>
    <w:p w14:paraId="3714243C" w14:textId="77777777" w:rsidR="00000000" w:rsidRDefault="00000000">
      <w:pPr>
        <w:rPr>
          <w:rFonts w:hint="eastAsia"/>
          <w:i/>
          <w:iCs/>
          <w:color w:val="000000"/>
        </w:rPr>
      </w:pPr>
    </w:p>
    <w:p w14:paraId="1ABED53C" w14:textId="77777777" w:rsidR="00000000" w:rsidRDefault="00000000">
      <w:pPr>
        <w:pStyle w:val="1"/>
        <w:spacing w:before="8.75pt" w:after="8.75pt"/>
        <w:rPr>
          <w:rFonts w:ascii="宋体" w:hAnsi="宋体" w:hint="eastAsia"/>
          <w:b w:val="0"/>
          <w:bCs/>
          <w:i/>
          <w:iCs/>
          <w:color w:val="000000"/>
        </w:rPr>
      </w:pPr>
      <w:bookmarkStart w:id="31" w:name="_Toc16478870"/>
      <w:r>
        <w:rPr>
          <w:rFonts w:hint="eastAsia"/>
          <w:color w:val="000000"/>
        </w:rPr>
        <w:t>3</w:t>
      </w:r>
      <w:r>
        <w:rPr>
          <w:color w:val="000000"/>
        </w:rPr>
        <w:t xml:space="preserve">. </w:t>
      </w:r>
      <w:r>
        <w:rPr>
          <w:rFonts w:hint="eastAsia"/>
          <w:color w:val="000000"/>
        </w:rPr>
        <w:t>逻辑设计</w:t>
      </w:r>
      <w:bookmarkEnd w:id="31"/>
    </w:p>
    <w:p w14:paraId="2607248F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本项目采用面向对象分析方法（OOAD）进行逻辑设计，识别出 7 个实体类：User、Administrator、OrdinaryUser、Catinformation、Product、Order、Comment、Like。</w:t>
      </w:r>
    </w:p>
    <w:p w14:paraId="7B12398B" w14:textId="77777777" w:rsidR="00000000" w:rsidRDefault="00000000">
      <w:pPr>
        <w:rPr>
          <w:rFonts w:ascii="宋体" w:hAnsi="宋体" w:hint="eastAsia"/>
          <w:color w:val="000000"/>
        </w:rPr>
      </w:pPr>
    </w:p>
    <w:p w14:paraId="05368129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3.1 实体说明</w:t>
      </w:r>
    </w:p>
    <w:p w14:paraId="1705B885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（1）User（用户）—— 基础实体，存储所有用户的公共信息。userType 字段区分顾客</w:t>
      </w:r>
      <w:r>
        <w:rPr>
          <w:rFonts w:ascii="宋体" w:hAnsi="宋体" w:hint="eastAsia"/>
          <w:color w:val="000000"/>
        </w:rPr>
        <w:lastRenderedPageBreak/>
        <w:t>（0）和管理员（1）。Administrator 和 OrdinaryUser 在逻辑设计阶段作为两个独立类分析，在物理设计阶段合并为一张 user 表，通过 userType 字段区分子类型。</w:t>
      </w:r>
    </w:p>
    <w:p w14:paraId="518489C0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（2）Catinformation（猫咪信息）—— 存储猫咪的基本信息，包括名字、品种、生日、在岗状态、性格描述、照片和备注。</w:t>
      </w:r>
    </w:p>
    <w:p w14:paraId="64A576DF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（3）Product（商品）—— 存储可销售的商品信息，包括名称、分类（服务/餐饮/猫咪用品）、价格、库存、图片、描述和上下架状态。</w:t>
      </w:r>
    </w:p>
    <w:p w14:paraId="3ACE26F9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（4）Order（订单）—— 存储用户的购买记录，关联用户和商品，通过 batchNo 支持多商品同批次下单。</w:t>
      </w:r>
    </w:p>
    <w:p w14:paraId="11B9EFC2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（5）Comment（评论）—— 存储用户对猫咪或商品的评论，通过 targetType 区分评论对象类型，targetId 指向具体对象的 ID。</w:t>
      </w:r>
    </w:p>
    <w:p w14:paraId="252F9C07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（6）Like（点赞）—— 存储用户对商品、评论或猫咪的点赞，通过 likeType 区分点赞类型，objectId 指向具体对象的 ID。</w:t>
      </w:r>
    </w:p>
    <w:p w14:paraId="2E817503" w14:textId="77777777" w:rsidR="00000000" w:rsidRDefault="00000000">
      <w:pPr>
        <w:rPr>
          <w:rFonts w:ascii="宋体" w:hAnsi="宋体" w:hint="eastAsia"/>
          <w:color w:val="000000"/>
        </w:rPr>
      </w:pPr>
    </w:p>
    <w:p w14:paraId="3772BDF8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3.2 实体关系说明</w:t>
      </w:r>
    </w:p>
    <w:p w14:paraId="47EEB0AE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（1）User ──(1:N)── Order：一个用户可以创建多个订单。</w:t>
      </w:r>
    </w:p>
    <w:p w14:paraId="2AFCD808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（2）Product ──(1:N)── Order：一个商品可以出现在多个订单中。</w:t>
      </w:r>
    </w:p>
    <w:p w14:paraId="40F8760F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（3）User ──(1:N)── Comment：一个用户可以发表多条评论。</w:t>
      </w:r>
    </w:p>
    <w:p w14:paraId="16D5FE69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（4）Comment ──(软引用)── Product / Catinformation：评论通过 targetType + targetId 指向商品或猫咪，不使用外键（因为目标涉及两张不同的表）。</w:t>
      </w:r>
    </w:p>
    <w:p w14:paraId="2A8DB745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（5）User ──(1:N)── Like：一个用户可以点多个赞。</w:t>
      </w:r>
    </w:p>
    <w:p w14:paraId="19BCA397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（6）Like ──(软引用)── Product / Comment / Catinformation：点赞通过 likeType + objectId 指向商品、评论或猫咪，不使用外键（因为目标涉及三张不同的表）。</w:t>
      </w:r>
    </w:p>
    <w:p w14:paraId="74DCA34E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（7）User ──(1:N)── Like（按 userId）：点赞必须关联用户。</w:t>
      </w:r>
    </w:p>
    <w:p w14:paraId="4F71E42A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（8）User ──(1:N)── Comment（按 userId）：评论必须关联用户。</w:t>
      </w:r>
    </w:p>
    <w:p w14:paraId="5F4B10C6" w14:textId="77777777" w:rsidR="00000000" w:rsidRDefault="00000000">
      <w:pPr>
        <w:rPr>
          <w:rFonts w:ascii="宋体" w:hAnsi="宋体" w:hint="eastAsia"/>
          <w:color w:val="000000"/>
        </w:rPr>
      </w:pPr>
    </w:p>
    <w:p w14:paraId="5DCF5CE3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3.3 ERD 图</w:t>
      </w:r>
    </w:p>
    <w:p w14:paraId="772B4BF3" w14:textId="00EF40B4" w:rsidR="00000000" w:rsidRDefault="001033FB">
      <w:pPr>
        <w:rPr>
          <w:rFonts w:ascii="宋体" w:hAnsi="宋体" w:hint="eastAsia"/>
          <w:color w:val="000000"/>
        </w:rPr>
      </w:pPr>
      <w:r>
        <w:rPr>
          <w:noProof/>
        </w:rPr>
        <w:lastRenderedPageBreak/>
        <w:drawing>
          <wp:inline distT="0" distB="0" distL="0" distR="0" wp14:anchorId="6018FBF2" wp14:editId="7BF1A90D">
            <wp:extent cx="5397500" cy="5892800"/>
            <wp:effectExtent l="0" t="0" r="0" b="0"/>
            <wp:docPr id="3" name="图片 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589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DA129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软引用说明：</w:t>
      </w:r>
      <w:r>
        <w:rPr>
          <w:rFonts w:hint="eastAsia"/>
          <w:color w:val="000000"/>
        </w:rPr>
        <w:t xml:space="preserve">Comment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 xml:space="preserve"> Likes </w:t>
      </w:r>
      <w:r>
        <w:rPr>
          <w:rFonts w:hint="eastAsia"/>
          <w:color w:val="000000"/>
        </w:rPr>
        <w:t>的关联目标跨越两张或三张表，无法建立单一外键约束，因此在数据库层面不设外键（仅设普通索引），由应用层（</w:t>
      </w:r>
      <w:r>
        <w:rPr>
          <w:rFonts w:hint="eastAsia"/>
          <w:color w:val="000000"/>
        </w:rPr>
        <w:t>cleanup.py</w:t>
      </w:r>
      <w:r>
        <w:rPr>
          <w:rFonts w:hint="eastAsia"/>
          <w:color w:val="000000"/>
        </w:rPr>
        <w:t>）在删除操作时手动清理关联数据。</w:t>
      </w:r>
    </w:p>
    <w:p w14:paraId="4CEC93B6" w14:textId="77777777" w:rsidR="00000000" w:rsidRDefault="00000000">
      <w:pPr>
        <w:rPr>
          <w:rFonts w:hint="eastAsia"/>
          <w:color w:val="000000"/>
        </w:rPr>
      </w:pPr>
    </w:p>
    <w:p w14:paraId="2AEB8396" w14:textId="77777777" w:rsidR="00000000" w:rsidRDefault="00000000">
      <w:pPr>
        <w:pStyle w:val="1"/>
        <w:spacing w:before="8.75pt" w:after="8.75pt"/>
        <w:rPr>
          <w:rFonts w:ascii="宋体" w:hAnsi="宋体" w:hint="eastAsia"/>
          <w:b w:val="0"/>
          <w:bCs/>
          <w:i/>
          <w:iCs/>
          <w:color w:val="000000"/>
        </w:rPr>
      </w:pPr>
      <w:bookmarkStart w:id="32" w:name="_Toc16478871"/>
      <w:r>
        <w:rPr>
          <w:rFonts w:hint="eastAsia"/>
          <w:color w:val="000000"/>
        </w:rPr>
        <w:t>4.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物理设计</w:t>
      </w:r>
      <w:bookmarkEnd w:id="32"/>
    </w:p>
    <w:p w14:paraId="2823DC7F" w14:textId="77777777" w:rsidR="00000000" w:rsidRDefault="00000000">
      <w:pPr>
        <w:pStyle w:val="2"/>
        <w:rPr>
          <w:rFonts w:hint="eastAsia"/>
          <w:color w:val="000000"/>
        </w:rPr>
      </w:pPr>
      <w:bookmarkStart w:id="33" w:name="_Toc11555143"/>
      <w:bookmarkStart w:id="34" w:name="_Toc16478872"/>
      <w:r>
        <w:rPr>
          <w:rFonts w:hint="eastAsia"/>
          <w:color w:val="000000"/>
        </w:rPr>
        <w:t>4</w:t>
      </w:r>
      <w:r>
        <w:rPr>
          <w:color w:val="000000"/>
        </w:rPr>
        <w:t>.</w:t>
      </w:r>
      <w:r>
        <w:rPr>
          <w:rFonts w:hint="eastAsia"/>
          <w:color w:val="000000"/>
        </w:rPr>
        <w:t xml:space="preserve">0 </w:t>
      </w:r>
      <w:r>
        <w:rPr>
          <w:rFonts w:hint="eastAsia"/>
          <w:color w:val="000000"/>
        </w:rPr>
        <w:t>表汇总</w:t>
      </w:r>
      <w:bookmarkEnd w:id="33"/>
      <w:bookmarkEnd w:id="34"/>
    </w:p>
    <w:tbl>
      <w:tblPr>
        <w:tblW w:w="0pt" w:type="auto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2204"/>
        <w:gridCol w:w="6182"/>
      </w:tblGrid>
      <w:tr w:rsidR="00000000" w14:paraId="14C4341E" w14:textId="77777777">
        <w:trPr>
          <w:cantSplit/>
        </w:trPr>
        <w:tc>
          <w:tcPr>
            <w:tcW w:w="112pt" w:type="dxa"/>
            <w:tcBorders>
              <w:bottom w:val="single" w:sz="4" w:space="0" w:color="auto"/>
            </w:tcBorders>
            <w:shd w:val="clear" w:color="auto" w:fill="D9D9D9"/>
          </w:tcPr>
          <w:p w14:paraId="02CEC729" w14:textId="77777777" w:rsidR="00000000" w:rsidRDefault="00000000">
            <w:pPr>
              <w:pStyle w:val="a7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表名</w:t>
            </w:r>
          </w:p>
        </w:tc>
        <w:tc>
          <w:tcPr>
            <w:tcW w:w="318.60pt" w:type="dxa"/>
            <w:tcBorders>
              <w:bottom w:val="single" w:sz="4" w:space="0" w:color="auto"/>
            </w:tcBorders>
            <w:shd w:val="clear" w:color="auto" w:fill="D9D9D9"/>
          </w:tcPr>
          <w:p w14:paraId="51BB2D43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功能说明</w:t>
            </w:r>
          </w:p>
        </w:tc>
      </w:tr>
      <w:tr w:rsidR="00000000" w14:paraId="52177166" w14:textId="77777777">
        <w:trPr>
          <w:cantSplit/>
        </w:trPr>
        <w:tc>
          <w:tcPr>
            <w:tcW w:w="112pt" w:type="dxa"/>
          </w:tcPr>
          <w:p w14:paraId="46102609" w14:textId="77777777" w:rsidR="00000000" w:rsidRDefault="00000000">
            <w:pPr>
              <w:pStyle w:val="a7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user</w:t>
            </w:r>
          </w:p>
        </w:tc>
        <w:tc>
          <w:tcPr>
            <w:tcW w:w="318.60pt" w:type="dxa"/>
          </w:tcPr>
          <w:p w14:paraId="748FF78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存储所有用户信息（顾客和管理员），通过</w:t>
            </w:r>
            <w:r>
              <w:rPr>
                <w:rFonts w:hint="eastAsia"/>
                <w:color w:val="000000"/>
                <w:sz w:val="18"/>
              </w:rPr>
              <w:t xml:space="preserve"> userType </w:t>
            </w:r>
            <w:r>
              <w:rPr>
                <w:rFonts w:hint="eastAsia"/>
                <w:color w:val="000000"/>
                <w:sz w:val="18"/>
              </w:rPr>
              <w:t>区分角色</w:t>
            </w:r>
          </w:p>
        </w:tc>
      </w:tr>
      <w:tr w:rsidR="00000000" w14:paraId="17F89F1C" w14:textId="77777777">
        <w:trPr>
          <w:cantSplit/>
        </w:trPr>
        <w:tc>
          <w:tcPr>
            <w:tcW w:w="112pt" w:type="dxa"/>
          </w:tcPr>
          <w:p w14:paraId="68662600" w14:textId="77777777" w:rsidR="00000000" w:rsidRDefault="00000000">
            <w:pPr>
              <w:pStyle w:val="a7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lastRenderedPageBreak/>
              <w:t>catinformation</w:t>
            </w:r>
          </w:p>
        </w:tc>
        <w:tc>
          <w:tcPr>
            <w:tcW w:w="318.60pt" w:type="dxa"/>
          </w:tcPr>
          <w:p w14:paraId="31CCC6E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存储猫咪基本信息（名字、品种、状态、性格等）</w:t>
            </w:r>
          </w:p>
        </w:tc>
      </w:tr>
      <w:tr w:rsidR="00000000" w14:paraId="6D0DF85B" w14:textId="77777777">
        <w:trPr>
          <w:cantSplit/>
        </w:trPr>
        <w:tc>
          <w:tcPr>
            <w:tcW w:w="112pt" w:type="dxa"/>
          </w:tcPr>
          <w:p w14:paraId="37FCB84F" w14:textId="77777777" w:rsidR="00000000" w:rsidRDefault="00000000">
            <w:pPr>
              <w:pStyle w:val="a7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product</w:t>
            </w:r>
          </w:p>
        </w:tc>
        <w:tc>
          <w:tcPr>
            <w:tcW w:w="318.60pt" w:type="dxa"/>
          </w:tcPr>
          <w:p w14:paraId="75377EF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存储可销售商品信息（名称、分类、价格、库存等）</w:t>
            </w:r>
          </w:p>
        </w:tc>
      </w:tr>
      <w:tr w:rsidR="00000000" w14:paraId="7CFE51C7" w14:textId="77777777">
        <w:trPr>
          <w:cantSplit/>
        </w:trPr>
        <w:tc>
          <w:tcPr>
            <w:tcW w:w="112pt" w:type="dxa"/>
          </w:tcPr>
          <w:p w14:paraId="4BFDB15F" w14:textId="77777777" w:rsidR="00000000" w:rsidRDefault="00000000">
            <w:pPr>
              <w:pStyle w:val="a7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orders</w:t>
            </w:r>
          </w:p>
        </w:tc>
        <w:tc>
          <w:tcPr>
            <w:tcW w:w="318.60pt" w:type="dxa"/>
          </w:tcPr>
          <w:p w14:paraId="5E8A5C2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存储订单记录，通过</w:t>
            </w:r>
            <w:r>
              <w:rPr>
                <w:rFonts w:hint="eastAsia"/>
                <w:color w:val="000000"/>
                <w:sz w:val="18"/>
              </w:rPr>
              <w:t xml:space="preserve"> batchNo </w:t>
            </w:r>
            <w:r>
              <w:rPr>
                <w:rFonts w:hint="eastAsia"/>
                <w:color w:val="000000"/>
                <w:sz w:val="18"/>
              </w:rPr>
              <w:t>支持多商品批次下单</w:t>
            </w:r>
          </w:p>
        </w:tc>
      </w:tr>
      <w:tr w:rsidR="00000000" w14:paraId="093ABDA0" w14:textId="77777777">
        <w:trPr>
          <w:cantSplit/>
        </w:trPr>
        <w:tc>
          <w:tcPr>
            <w:tcW w:w="112pt" w:type="dxa"/>
          </w:tcPr>
          <w:p w14:paraId="43944B09" w14:textId="77777777" w:rsidR="00000000" w:rsidRDefault="00000000">
            <w:pPr>
              <w:pStyle w:val="a7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comment</w:t>
            </w:r>
          </w:p>
        </w:tc>
        <w:tc>
          <w:tcPr>
            <w:tcW w:w="318.60pt" w:type="dxa"/>
          </w:tcPr>
          <w:p w14:paraId="2B0F68F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存储用户评论，通过</w:t>
            </w:r>
            <w:r>
              <w:rPr>
                <w:rFonts w:hint="eastAsia"/>
                <w:color w:val="000000"/>
                <w:sz w:val="18"/>
              </w:rPr>
              <w:t xml:space="preserve"> targetType+targetId </w:t>
            </w:r>
            <w:r>
              <w:rPr>
                <w:rFonts w:hint="eastAsia"/>
                <w:color w:val="000000"/>
                <w:sz w:val="18"/>
              </w:rPr>
              <w:t>支持多对象评论</w:t>
            </w:r>
          </w:p>
        </w:tc>
      </w:tr>
      <w:tr w:rsidR="00000000" w14:paraId="47B3188A" w14:textId="77777777">
        <w:trPr>
          <w:cantSplit/>
        </w:trPr>
        <w:tc>
          <w:tcPr>
            <w:tcW w:w="112pt" w:type="dxa"/>
            <w:tcBorders>
              <w:bottom w:val="single" w:sz="4" w:space="0" w:color="auto"/>
            </w:tcBorders>
          </w:tcPr>
          <w:p w14:paraId="2D895A33" w14:textId="77777777" w:rsidR="00000000" w:rsidRDefault="00000000">
            <w:pPr>
              <w:pStyle w:val="a7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bookmarkStart w:id="35" w:name="_Toc16478873"/>
            <w:r>
              <w:rPr>
                <w:rFonts w:hint="eastAsia"/>
                <w:color w:val="000000"/>
                <w:szCs w:val="24"/>
              </w:rPr>
              <w:t xml:space="preserve">likes </w:t>
            </w:r>
          </w:p>
        </w:tc>
        <w:tc>
          <w:tcPr>
            <w:tcW w:w="318.60pt" w:type="dxa"/>
            <w:tcBorders>
              <w:bottom w:val="single" w:sz="4" w:space="0" w:color="auto"/>
            </w:tcBorders>
          </w:tcPr>
          <w:p w14:paraId="09561D6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存储用户点赞，通过</w:t>
            </w:r>
            <w:r>
              <w:rPr>
                <w:rFonts w:hint="eastAsia"/>
                <w:color w:val="000000"/>
                <w:sz w:val="18"/>
              </w:rPr>
              <w:t xml:space="preserve"> likeType+objectId </w:t>
            </w:r>
            <w:r>
              <w:rPr>
                <w:rFonts w:hint="eastAsia"/>
                <w:color w:val="000000"/>
                <w:sz w:val="18"/>
              </w:rPr>
              <w:t>支持多对象点赞</w:t>
            </w:r>
          </w:p>
        </w:tc>
      </w:tr>
    </w:tbl>
    <w:p w14:paraId="3CC14657" w14:textId="77777777" w:rsidR="00000000" w:rsidRDefault="00000000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4</w:t>
      </w:r>
      <w:r>
        <w:rPr>
          <w:color w:val="000000"/>
        </w:rPr>
        <w:t>.</w:t>
      </w:r>
      <w:r>
        <w:rPr>
          <w:rFonts w:hint="eastAsia"/>
          <w:color w:val="000000"/>
        </w:rPr>
        <w:t xml:space="preserve">1 </w:t>
      </w:r>
      <w:bookmarkEnd w:id="35"/>
      <w:r>
        <w:rPr>
          <w:rFonts w:hint="eastAsia"/>
          <w:color w:val="000000"/>
        </w:rPr>
        <w:t>表</w:t>
      </w:r>
      <w:r>
        <w:rPr>
          <w:rFonts w:hint="eastAsia"/>
          <w:color w:val="000000"/>
        </w:rPr>
        <w:t xml:space="preserve"> user</w:t>
      </w:r>
      <w:r>
        <w:rPr>
          <w:rFonts w:hint="eastAsia"/>
          <w:color w:val="000000"/>
        </w:rPr>
        <w:t>（用户表）</w:t>
      </w:r>
    </w:p>
    <w:tbl>
      <w:tblPr>
        <w:tblW w:w="0pt" w:type="auto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2143"/>
        <w:gridCol w:w="2371"/>
        <w:gridCol w:w="1583"/>
        <w:gridCol w:w="2289"/>
      </w:tblGrid>
      <w:tr w:rsidR="00000000" w14:paraId="7E7FA4B2" w14:textId="77777777">
        <w:trPr>
          <w:cantSplit/>
        </w:trPr>
        <w:tc>
          <w:tcPr>
            <w:tcW w:w="112pt" w:type="dxa"/>
            <w:tcBorders>
              <w:bottom w:val="single" w:sz="4" w:space="0" w:color="auto"/>
            </w:tcBorders>
            <w:shd w:val="clear" w:color="auto" w:fill="D9D9D9"/>
          </w:tcPr>
          <w:p w14:paraId="5DB45A22" w14:textId="77777777" w:rsidR="00000000" w:rsidRDefault="00000000">
            <w:pPr>
              <w:pStyle w:val="a7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表名</w:t>
            </w:r>
          </w:p>
        </w:tc>
        <w:tc>
          <w:tcPr>
            <w:tcW w:w="318.60pt" w:type="dxa"/>
            <w:gridSpan w:val="3"/>
            <w:tcBorders>
              <w:bottom w:val="single" w:sz="4" w:space="0" w:color="auto"/>
            </w:tcBorders>
          </w:tcPr>
          <w:p w14:paraId="6AF2C51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表</w:t>
            </w:r>
            <w:r>
              <w:rPr>
                <w:rFonts w:hint="eastAsia"/>
                <w:color w:val="000000"/>
                <w:sz w:val="18"/>
              </w:rPr>
              <w:t xml:space="preserve"> user</w:t>
            </w:r>
            <w:r>
              <w:rPr>
                <w:rFonts w:hint="eastAsia"/>
                <w:color w:val="000000"/>
                <w:sz w:val="18"/>
              </w:rPr>
              <w:t>（用户表）</w:t>
            </w:r>
          </w:p>
        </w:tc>
      </w:tr>
      <w:tr w:rsidR="00000000" w14:paraId="3A5704B5" w14:textId="77777777">
        <w:tc>
          <w:tcPr>
            <w:tcW w:w="112pt" w:type="dxa"/>
            <w:shd w:val="clear" w:color="auto" w:fill="D9D9D9"/>
          </w:tcPr>
          <w:p w14:paraId="01DE3A6D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列名</w:t>
            </w:r>
          </w:p>
        </w:tc>
        <w:tc>
          <w:tcPr>
            <w:tcW w:w="123.20pt" w:type="dxa"/>
            <w:shd w:val="clear" w:color="auto" w:fill="D9D9D9"/>
          </w:tcPr>
          <w:p w14:paraId="45742184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数据类型（精度范围）</w:t>
            </w:r>
          </w:p>
        </w:tc>
        <w:tc>
          <w:tcPr>
            <w:tcW w:w="84pt" w:type="dxa"/>
            <w:shd w:val="clear" w:color="auto" w:fill="D9D9D9"/>
          </w:tcPr>
          <w:p w14:paraId="1336AE75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空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非空</w:t>
            </w:r>
          </w:p>
        </w:tc>
        <w:tc>
          <w:tcPr>
            <w:tcW w:w="111.40pt" w:type="dxa"/>
            <w:shd w:val="clear" w:color="auto" w:fill="D9D9D9"/>
          </w:tcPr>
          <w:p w14:paraId="33CF7F65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约束条件</w:t>
            </w:r>
          </w:p>
        </w:tc>
      </w:tr>
      <w:tr w:rsidR="00000000" w14:paraId="12A03526" w14:textId="77777777">
        <w:tc>
          <w:tcPr>
            <w:tcW w:w="112pt" w:type="dxa"/>
          </w:tcPr>
          <w:p w14:paraId="375C646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userId</w:t>
            </w:r>
          </w:p>
        </w:tc>
        <w:tc>
          <w:tcPr>
            <w:tcW w:w="123.20pt" w:type="dxa"/>
          </w:tcPr>
          <w:p w14:paraId="6E83A1C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BIGINT UNSIGNED</w:t>
            </w:r>
          </w:p>
        </w:tc>
        <w:tc>
          <w:tcPr>
            <w:tcW w:w="84pt" w:type="dxa"/>
          </w:tcPr>
          <w:p w14:paraId="4AE2F0A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NOT NULL</w:t>
            </w:r>
          </w:p>
        </w:tc>
        <w:tc>
          <w:tcPr>
            <w:tcW w:w="111.40pt" w:type="dxa"/>
          </w:tcPr>
          <w:p w14:paraId="7F3796C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PRIMARY KEY, AUTO_INCREMENT</w:t>
            </w:r>
          </w:p>
        </w:tc>
      </w:tr>
      <w:tr w:rsidR="00000000" w14:paraId="1FAA0878" w14:textId="77777777">
        <w:tc>
          <w:tcPr>
            <w:tcW w:w="112pt" w:type="dxa"/>
          </w:tcPr>
          <w:p w14:paraId="2723B92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userPassword</w:t>
            </w:r>
          </w:p>
        </w:tc>
        <w:tc>
          <w:tcPr>
            <w:tcW w:w="123.20pt" w:type="dxa"/>
          </w:tcPr>
          <w:p w14:paraId="2083493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VARCHAR(255) </w:t>
            </w:r>
          </w:p>
        </w:tc>
        <w:tc>
          <w:tcPr>
            <w:tcW w:w="84pt" w:type="dxa"/>
          </w:tcPr>
          <w:p w14:paraId="679D7FD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NOT NULL</w:t>
            </w:r>
          </w:p>
        </w:tc>
        <w:tc>
          <w:tcPr>
            <w:tcW w:w="111.40pt" w:type="dxa"/>
          </w:tcPr>
          <w:p w14:paraId="203EAE1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24B68DA3" w14:textId="77777777">
        <w:tc>
          <w:tcPr>
            <w:tcW w:w="112pt" w:type="dxa"/>
            <w:tcBorders>
              <w:bottom w:val="single" w:sz="4" w:space="0" w:color="auto"/>
            </w:tcBorders>
          </w:tcPr>
          <w:p w14:paraId="5913A21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userName</w:t>
            </w:r>
          </w:p>
        </w:tc>
        <w:tc>
          <w:tcPr>
            <w:tcW w:w="123.20pt" w:type="dxa"/>
          </w:tcPr>
          <w:p w14:paraId="613DEC3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VARCHAR(50) </w:t>
            </w:r>
          </w:p>
        </w:tc>
        <w:tc>
          <w:tcPr>
            <w:tcW w:w="84pt" w:type="dxa"/>
          </w:tcPr>
          <w:p w14:paraId="1F9B41F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NOT NULL</w:t>
            </w:r>
          </w:p>
        </w:tc>
        <w:tc>
          <w:tcPr>
            <w:tcW w:w="111.40pt" w:type="dxa"/>
          </w:tcPr>
          <w:p w14:paraId="223D4CC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UNIQUE KEY (uk_userName)</w:t>
            </w:r>
          </w:p>
        </w:tc>
      </w:tr>
      <w:tr w:rsidR="00000000" w14:paraId="32DE325A" w14:textId="77777777">
        <w:tc>
          <w:tcPr>
            <w:tcW w:w="112pt" w:type="dxa"/>
            <w:tcBorders>
              <w:bottom w:val="single" w:sz="4" w:space="0" w:color="auto"/>
            </w:tcBorders>
          </w:tcPr>
          <w:p w14:paraId="0A6473E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userType</w:t>
            </w:r>
          </w:p>
        </w:tc>
        <w:tc>
          <w:tcPr>
            <w:tcW w:w="123.20pt" w:type="dxa"/>
          </w:tcPr>
          <w:p w14:paraId="4ABFBFB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TINYINT UNSIGNED  </w:t>
            </w:r>
          </w:p>
        </w:tc>
        <w:tc>
          <w:tcPr>
            <w:tcW w:w="84pt" w:type="dxa"/>
          </w:tcPr>
          <w:p w14:paraId="392A6B9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NOT NULL</w:t>
            </w:r>
          </w:p>
        </w:tc>
        <w:tc>
          <w:tcPr>
            <w:tcW w:w="111.40pt" w:type="dxa"/>
          </w:tcPr>
          <w:p w14:paraId="2B6DEB0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DEFAULT 0</w:t>
            </w:r>
          </w:p>
        </w:tc>
      </w:tr>
      <w:tr w:rsidR="00000000" w14:paraId="653BC691" w14:textId="77777777">
        <w:tc>
          <w:tcPr>
            <w:tcW w:w="112pt" w:type="dxa"/>
            <w:tcBorders>
              <w:bottom w:val="single" w:sz="4" w:space="0" w:color="auto"/>
            </w:tcBorders>
          </w:tcPr>
          <w:p w14:paraId="113E732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gender  </w:t>
            </w:r>
          </w:p>
        </w:tc>
        <w:tc>
          <w:tcPr>
            <w:tcW w:w="123.20pt" w:type="dxa"/>
          </w:tcPr>
          <w:p w14:paraId="23D3509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TINYINT UNSIGNED    </w:t>
            </w:r>
          </w:p>
        </w:tc>
        <w:tc>
          <w:tcPr>
            <w:tcW w:w="84pt" w:type="dxa"/>
          </w:tcPr>
          <w:p w14:paraId="7CC7930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NULL </w:t>
            </w:r>
          </w:p>
        </w:tc>
        <w:tc>
          <w:tcPr>
            <w:tcW w:w="111.40pt" w:type="dxa"/>
          </w:tcPr>
          <w:p w14:paraId="0F5FB1F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5953791E" w14:textId="77777777">
        <w:tc>
          <w:tcPr>
            <w:tcW w:w="112pt" w:type="dxa"/>
            <w:tcBorders>
              <w:bottom w:val="single" w:sz="4" w:space="0" w:color="auto"/>
            </w:tcBorders>
          </w:tcPr>
          <w:p w14:paraId="413DA77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birthday</w:t>
            </w:r>
          </w:p>
        </w:tc>
        <w:tc>
          <w:tcPr>
            <w:tcW w:w="123.20pt" w:type="dxa"/>
          </w:tcPr>
          <w:p w14:paraId="754DF3D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DATE  </w:t>
            </w:r>
          </w:p>
        </w:tc>
        <w:tc>
          <w:tcPr>
            <w:tcW w:w="84pt" w:type="dxa"/>
          </w:tcPr>
          <w:p w14:paraId="4A91669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NULL </w:t>
            </w:r>
          </w:p>
        </w:tc>
        <w:tc>
          <w:tcPr>
            <w:tcW w:w="111.40pt" w:type="dxa"/>
          </w:tcPr>
          <w:p w14:paraId="471A5C4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75C3B5D0" w14:textId="77777777">
        <w:tc>
          <w:tcPr>
            <w:tcW w:w="112pt" w:type="dxa"/>
            <w:tcBorders>
              <w:bottom w:val="single" w:sz="4" w:space="0" w:color="auto"/>
            </w:tcBorders>
          </w:tcPr>
          <w:p w14:paraId="725A65D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userPhone </w:t>
            </w:r>
          </w:p>
        </w:tc>
        <w:tc>
          <w:tcPr>
            <w:tcW w:w="123.20pt" w:type="dxa"/>
          </w:tcPr>
          <w:p w14:paraId="1102B3B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VARCHAR(20) </w:t>
            </w:r>
          </w:p>
        </w:tc>
        <w:tc>
          <w:tcPr>
            <w:tcW w:w="84pt" w:type="dxa"/>
          </w:tcPr>
          <w:p w14:paraId="2FB4501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NULL </w:t>
            </w:r>
          </w:p>
        </w:tc>
        <w:tc>
          <w:tcPr>
            <w:tcW w:w="111.40pt" w:type="dxa"/>
          </w:tcPr>
          <w:p w14:paraId="33704995" w14:textId="77777777" w:rsidR="00000000" w:rsidRDefault="00000000">
            <w:pPr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—</w:t>
            </w:r>
          </w:p>
        </w:tc>
      </w:tr>
      <w:tr w:rsidR="00000000" w14:paraId="64FB1CEF" w14:textId="77777777">
        <w:tc>
          <w:tcPr>
            <w:tcW w:w="112pt" w:type="dxa"/>
            <w:tcBorders>
              <w:bottom w:val="single" w:sz="4" w:space="0" w:color="auto"/>
            </w:tcBorders>
          </w:tcPr>
          <w:p w14:paraId="7022E0D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userAvatar </w:t>
            </w:r>
          </w:p>
        </w:tc>
        <w:tc>
          <w:tcPr>
            <w:tcW w:w="123.20pt" w:type="dxa"/>
          </w:tcPr>
          <w:p w14:paraId="0518E17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VARCHAR(255)     </w:t>
            </w:r>
          </w:p>
        </w:tc>
        <w:tc>
          <w:tcPr>
            <w:tcW w:w="84pt" w:type="dxa"/>
          </w:tcPr>
          <w:p w14:paraId="268D623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NULL </w:t>
            </w:r>
          </w:p>
        </w:tc>
        <w:tc>
          <w:tcPr>
            <w:tcW w:w="111.40pt" w:type="dxa"/>
          </w:tcPr>
          <w:p w14:paraId="18FE0B1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14B7FDB7" w14:textId="77777777">
        <w:tc>
          <w:tcPr>
            <w:tcW w:w="112pt" w:type="dxa"/>
            <w:tcBorders>
              <w:bottom w:val="single" w:sz="4" w:space="0" w:color="auto"/>
            </w:tcBorders>
          </w:tcPr>
          <w:p w14:paraId="1091D88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registerTime</w:t>
            </w:r>
          </w:p>
        </w:tc>
        <w:tc>
          <w:tcPr>
            <w:tcW w:w="123.20pt" w:type="dxa"/>
          </w:tcPr>
          <w:p w14:paraId="462CE63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DATETIME</w:t>
            </w:r>
          </w:p>
        </w:tc>
        <w:tc>
          <w:tcPr>
            <w:tcW w:w="84pt" w:type="dxa"/>
          </w:tcPr>
          <w:p w14:paraId="4387F19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NOT NULL</w:t>
            </w:r>
          </w:p>
        </w:tc>
        <w:tc>
          <w:tcPr>
            <w:tcW w:w="111.40pt" w:type="dxa"/>
          </w:tcPr>
          <w:p w14:paraId="514D11F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DEFAULT CURRENT_TIMESTAMP</w:t>
            </w:r>
          </w:p>
        </w:tc>
      </w:tr>
      <w:tr w:rsidR="00000000" w14:paraId="117567E8" w14:textId="77777777">
        <w:trPr>
          <w:cantSplit/>
        </w:trPr>
        <w:tc>
          <w:tcPr>
            <w:tcW w:w="112pt" w:type="dxa"/>
            <w:shd w:val="clear" w:color="auto" w:fill="D9D9D9"/>
          </w:tcPr>
          <w:p w14:paraId="718D110C" w14:textId="77777777" w:rsidR="00000000" w:rsidRDefault="00000000">
            <w:pPr>
              <w:pStyle w:val="a7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补充说明</w:t>
            </w:r>
          </w:p>
        </w:tc>
        <w:tc>
          <w:tcPr>
            <w:tcW w:w="318.60pt" w:type="dxa"/>
            <w:gridSpan w:val="3"/>
          </w:tcPr>
          <w:p w14:paraId="4BD3E2B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1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userPassword </w:t>
            </w:r>
            <w:r>
              <w:rPr>
                <w:rFonts w:hint="eastAsia"/>
                <w:color w:val="000000"/>
                <w:sz w:val="18"/>
              </w:rPr>
              <w:t>存储</w:t>
            </w:r>
            <w:r>
              <w:rPr>
                <w:rFonts w:hint="eastAsia"/>
                <w:color w:val="000000"/>
                <w:sz w:val="18"/>
              </w:rPr>
              <w:t xml:space="preserve"> bcrypt </w:t>
            </w:r>
            <w:r>
              <w:rPr>
                <w:rFonts w:hint="eastAsia"/>
                <w:color w:val="000000"/>
                <w:sz w:val="18"/>
              </w:rPr>
              <w:t>哈希密文（</w:t>
            </w:r>
            <w:r>
              <w:rPr>
                <w:rFonts w:hint="eastAsia"/>
                <w:color w:val="000000"/>
                <w:sz w:val="18"/>
              </w:rPr>
              <w:t xml:space="preserve">60 </w:t>
            </w:r>
            <w:r>
              <w:rPr>
                <w:rFonts w:hint="eastAsia"/>
                <w:color w:val="000000"/>
                <w:sz w:val="18"/>
              </w:rPr>
              <w:t>字符），使用</w:t>
            </w:r>
            <w:r>
              <w:rPr>
                <w:rFonts w:hint="eastAsia"/>
                <w:color w:val="000000"/>
                <w:sz w:val="18"/>
              </w:rPr>
              <w:t xml:space="preserve"> VARCHAR(255) </w:t>
            </w:r>
            <w:r>
              <w:rPr>
                <w:rFonts w:hint="eastAsia"/>
                <w:color w:val="000000"/>
                <w:sz w:val="18"/>
              </w:rPr>
              <w:t>预留足够的长度余量以兼容未来算法升级。</w:t>
            </w:r>
          </w:p>
          <w:p w14:paraId="1AAD229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2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userType </w:t>
            </w:r>
            <w:r>
              <w:rPr>
                <w:rFonts w:hint="eastAsia"/>
                <w:color w:val="000000"/>
                <w:sz w:val="18"/>
              </w:rPr>
              <w:t>取值：</w:t>
            </w:r>
            <w:r>
              <w:rPr>
                <w:rFonts w:hint="eastAsia"/>
                <w:color w:val="000000"/>
                <w:sz w:val="18"/>
              </w:rPr>
              <w:t>0=</w:t>
            </w:r>
            <w:r>
              <w:rPr>
                <w:rFonts w:hint="eastAsia"/>
                <w:color w:val="000000"/>
                <w:sz w:val="18"/>
              </w:rPr>
              <w:t>顾客（默认），</w:t>
            </w:r>
            <w:r>
              <w:rPr>
                <w:rFonts w:hint="eastAsia"/>
                <w:color w:val="000000"/>
                <w:sz w:val="18"/>
              </w:rPr>
              <w:t>1=</w:t>
            </w:r>
            <w:r>
              <w:rPr>
                <w:rFonts w:hint="eastAsia"/>
                <w:color w:val="000000"/>
                <w:sz w:val="18"/>
              </w:rPr>
              <w:t>管理员。不另建管理员子表，简化设计。</w:t>
            </w:r>
          </w:p>
          <w:p w14:paraId="7F14660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3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gender </w:t>
            </w:r>
            <w:r>
              <w:rPr>
                <w:rFonts w:hint="eastAsia"/>
                <w:color w:val="000000"/>
                <w:sz w:val="18"/>
              </w:rPr>
              <w:t>取值：</w:t>
            </w:r>
            <w:r>
              <w:rPr>
                <w:rFonts w:hint="eastAsia"/>
                <w:color w:val="000000"/>
                <w:sz w:val="18"/>
              </w:rPr>
              <w:t>1=</w:t>
            </w:r>
            <w:r>
              <w:rPr>
                <w:rFonts w:hint="eastAsia"/>
                <w:color w:val="000000"/>
                <w:sz w:val="18"/>
              </w:rPr>
              <w:t>男，</w:t>
            </w:r>
            <w:r>
              <w:rPr>
                <w:rFonts w:hint="eastAsia"/>
                <w:color w:val="000000"/>
                <w:sz w:val="18"/>
              </w:rPr>
              <w:t>2=</w:t>
            </w:r>
            <w:r>
              <w:rPr>
                <w:rFonts w:hint="eastAsia"/>
                <w:color w:val="000000"/>
                <w:sz w:val="18"/>
              </w:rPr>
              <w:t>女，</w:t>
            </w:r>
            <w:r>
              <w:rPr>
                <w:rFonts w:hint="eastAsia"/>
                <w:color w:val="000000"/>
                <w:sz w:val="18"/>
              </w:rPr>
              <w:t>NULL=</w:t>
            </w:r>
            <w:r>
              <w:rPr>
                <w:rFonts w:hint="eastAsia"/>
                <w:color w:val="000000"/>
                <w:sz w:val="18"/>
              </w:rPr>
              <w:t>未设置。</w:t>
            </w:r>
          </w:p>
          <w:p w14:paraId="4C9AE15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4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userName </w:t>
            </w:r>
            <w:r>
              <w:rPr>
                <w:rFonts w:hint="eastAsia"/>
                <w:color w:val="000000"/>
                <w:sz w:val="18"/>
              </w:rPr>
              <w:t>有唯一约束（</w:t>
            </w:r>
            <w:r>
              <w:rPr>
                <w:rFonts w:hint="eastAsia"/>
                <w:color w:val="000000"/>
                <w:sz w:val="18"/>
              </w:rPr>
              <w:t>uk_userName</w:t>
            </w:r>
            <w:r>
              <w:rPr>
                <w:rFonts w:hint="eastAsia"/>
                <w:color w:val="000000"/>
                <w:sz w:val="18"/>
              </w:rPr>
              <w:t>），防止重复注册。</w:t>
            </w:r>
          </w:p>
          <w:p w14:paraId="6CC4063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5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userPhone </w:t>
            </w:r>
            <w:r>
              <w:rPr>
                <w:rFonts w:hint="eastAsia"/>
                <w:color w:val="000000"/>
                <w:sz w:val="18"/>
              </w:rPr>
              <w:t>和</w:t>
            </w:r>
            <w:r>
              <w:rPr>
                <w:rFonts w:hint="eastAsia"/>
                <w:color w:val="000000"/>
                <w:sz w:val="18"/>
              </w:rPr>
              <w:t xml:space="preserve"> userAvatar </w:t>
            </w:r>
            <w:r>
              <w:rPr>
                <w:rFonts w:hint="eastAsia"/>
                <w:color w:val="000000"/>
                <w:sz w:val="18"/>
              </w:rPr>
              <w:t>为后期迭代新增字段（参见开发日志），允许</w:t>
            </w:r>
            <w:r>
              <w:rPr>
                <w:rFonts w:hint="eastAsia"/>
                <w:color w:val="000000"/>
                <w:sz w:val="18"/>
              </w:rPr>
              <w:t xml:space="preserve"> NULL </w:t>
            </w:r>
            <w:r>
              <w:rPr>
                <w:rFonts w:hint="eastAsia"/>
                <w:color w:val="000000"/>
                <w:sz w:val="18"/>
              </w:rPr>
              <w:t>以兼容早期已注册用户。</w:t>
            </w:r>
          </w:p>
          <w:p w14:paraId="372E977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6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registerTime </w:t>
            </w:r>
            <w:r>
              <w:rPr>
                <w:rFonts w:hint="eastAsia"/>
                <w:color w:val="000000"/>
                <w:sz w:val="18"/>
              </w:rPr>
              <w:t>使用</w:t>
            </w:r>
            <w:r>
              <w:rPr>
                <w:rFonts w:hint="eastAsia"/>
                <w:color w:val="000000"/>
                <w:sz w:val="18"/>
              </w:rPr>
              <w:t xml:space="preserve"> CURRENT_TIMESTAMP </w:t>
            </w:r>
            <w:r>
              <w:rPr>
                <w:rFonts w:hint="eastAsia"/>
                <w:color w:val="000000"/>
                <w:sz w:val="18"/>
              </w:rPr>
              <w:t>自动填充，无需应用层设置。</w:t>
            </w:r>
          </w:p>
        </w:tc>
      </w:tr>
    </w:tbl>
    <w:p w14:paraId="601FE12F" w14:textId="77777777" w:rsidR="00000000" w:rsidRDefault="00000000">
      <w:pPr>
        <w:pStyle w:val="2"/>
        <w:rPr>
          <w:rFonts w:hint="eastAsia"/>
          <w:color w:val="000000"/>
        </w:rPr>
      </w:pPr>
      <w:bookmarkStart w:id="36" w:name="_Toc16478874"/>
      <w:r>
        <w:rPr>
          <w:rFonts w:hint="eastAsia"/>
          <w:color w:val="000000"/>
        </w:rPr>
        <w:t>4</w:t>
      </w:r>
      <w:r>
        <w:rPr>
          <w:color w:val="000000"/>
        </w:rPr>
        <w:t>.</w:t>
      </w:r>
      <w:r>
        <w:rPr>
          <w:rFonts w:hint="eastAsia"/>
          <w:color w:val="000000"/>
        </w:rPr>
        <w:t xml:space="preserve">2 </w:t>
      </w:r>
      <w:r>
        <w:rPr>
          <w:rFonts w:hint="eastAsia"/>
          <w:color w:val="000000"/>
        </w:rPr>
        <w:t>表</w:t>
      </w:r>
      <w:r>
        <w:rPr>
          <w:rFonts w:hint="eastAsia"/>
          <w:color w:val="000000"/>
        </w:rPr>
        <w:t xml:space="preserve"> catinformation</w:t>
      </w:r>
      <w:r>
        <w:rPr>
          <w:rFonts w:hint="eastAsia"/>
          <w:color w:val="000000"/>
        </w:rPr>
        <w:t>（猫咪信息表）</w:t>
      </w:r>
    </w:p>
    <w:tbl>
      <w:tblPr>
        <w:tblW w:w="0pt" w:type="auto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2161"/>
        <w:gridCol w:w="2401"/>
        <w:gridCol w:w="1615"/>
        <w:gridCol w:w="2209"/>
      </w:tblGrid>
      <w:tr w:rsidR="00000000" w14:paraId="5897A521" w14:textId="77777777">
        <w:trPr>
          <w:cantSplit/>
        </w:trPr>
        <w:tc>
          <w:tcPr>
            <w:tcW w:w="112pt" w:type="dxa"/>
            <w:tcBorders>
              <w:bottom w:val="single" w:sz="4" w:space="0" w:color="auto"/>
            </w:tcBorders>
            <w:shd w:val="clear" w:color="auto" w:fill="D9D9D9"/>
          </w:tcPr>
          <w:p w14:paraId="420EA0DD" w14:textId="77777777" w:rsidR="00000000" w:rsidRDefault="00000000">
            <w:pPr>
              <w:pStyle w:val="a7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表名</w:t>
            </w:r>
          </w:p>
        </w:tc>
        <w:tc>
          <w:tcPr>
            <w:tcW w:w="318.60pt" w:type="dxa"/>
            <w:gridSpan w:val="3"/>
            <w:tcBorders>
              <w:bottom w:val="single" w:sz="4" w:space="0" w:color="auto"/>
            </w:tcBorders>
          </w:tcPr>
          <w:p w14:paraId="463E217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表</w:t>
            </w:r>
            <w:r>
              <w:rPr>
                <w:rFonts w:hint="eastAsia"/>
                <w:color w:val="000000"/>
                <w:sz w:val="18"/>
              </w:rPr>
              <w:t xml:space="preserve"> catinformation</w:t>
            </w:r>
            <w:r>
              <w:rPr>
                <w:rFonts w:hint="eastAsia"/>
                <w:color w:val="000000"/>
                <w:sz w:val="18"/>
              </w:rPr>
              <w:t>（猫咪信息表）</w:t>
            </w:r>
          </w:p>
        </w:tc>
      </w:tr>
      <w:tr w:rsidR="00000000" w14:paraId="1D3F36AE" w14:textId="77777777">
        <w:tc>
          <w:tcPr>
            <w:tcW w:w="112pt" w:type="dxa"/>
            <w:shd w:val="clear" w:color="auto" w:fill="D9D9D9"/>
          </w:tcPr>
          <w:p w14:paraId="4CA6D255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列名</w:t>
            </w:r>
          </w:p>
        </w:tc>
        <w:tc>
          <w:tcPr>
            <w:tcW w:w="123.20pt" w:type="dxa"/>
            <w:shd w:val="clear" w:color="auto" w:fill="D9D9D9"/>
          </w:tcPr>
          <w:p w14:paraId="36DFDD92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数据类型（精度范围）</w:t>
            </w:r>
          </w:p>
        </w:tc>
        <w:tc>
          <w:tcPr>
            <w:tcW w:w="84pt" w:type="dxa"/>
            <w:shd w:val="clear" w:color="auto" w:fill="D9D9D9"/>
          </w:tcPr>
          <w:p w14:paraId="454409F3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空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非空</w:t>
            </w:r>
          </w:p>
        </w:tc>
        <w:tc>
          <w:tcPr>
            <w:tcW w:w="111.40pt" w:type="dxa"/>
            <w:shd w:val="clear" w:color="auto" w:fill="D9D9D9"/>
          </w:tcPr>
          <w:p w14:paraId="5E3E75EF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约束条件</w:t>
            </w:r>
          </w:p>
        </w:tc>
      </w:tr>
      <w:tr w:rsidR="00000000" w14:paraId="3F2CA4A2" w14:textId="77777777">
        <w:tc>
          <w:tcPr>
            <w:tcW w:w="112pt" w:type="dxa"/>
          </w:tcPr>
          <w:p w14:paraId="1D21776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catId</w:t>
            </w:r>
          </w:p>
        </w:tc>
        <w:tc>
          <w:tcPr>
            <w:tcW w:w="123.20pt" w:type="dxa"/>
          </w:tcPr>
          <w:p w14:paraId="27EF254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BIGINT UNSIGNED  </w:t>
            </w:r>
          </w:p>
        </w:tc>
        <w:tc>
          <w:tcPr>
            <w:tcW w:w="84pt" w:type="dxa"/>
          </w:tcPr>
          <w:p w14:paraId="1C75F3B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NOT NULL</w:t>
            </w:r>
          </w:p>
        </w:tc>
        <w:tc>
          <w:tcPr>
            <w:tcW w:w="111.40pt" w:type="dxa"/>
          </w:tcPr>
          <w:p w14:paraId="741405B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PRIMARY KEY, </w:t>
            </w:r>
            <w:r>
              <w:rPr>
                <w:rFonts w:hint="eastAsia"/>
                <w:color w:val="000000"/>
                <w:sz w:val="18"/>
              </w:rPr>
              <w:lastRenderedPageBreak/>
              <w:t>AUTO_INCREMENT</w:t>
            </w:r>
          </w:p>
        </w:tc>
      </w:tr>
      <w:tr w:rsidR="00000000" w14:paraId="4E0B84D6" w14:textId="77777777">
        <w:tc>
          <w:tcPr>
            <w:tcW w:w="112pt" w:type="dxa"/>
          </w:tcPr>
          <w:p w14:paraId="2EB4C2A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lastRenderedPageBreak/>
              <w:t xml:space="preserve">catName </w:t>
            </w:r>
          </w:p>
        </w:tc>
        <w:tc>
          <w:tcPr>
            <w:tcW w:w="123.20pt" w:type="dxa"/>
          </w:tcPr>
          <w:p w14:paraId="679B63E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VARCHAR(50)</w:t>
            </w:r>
          </w:p>
        </w:tc>
        <w:tc>
          <w:tcPr>
            <w:tcW w:w="84pt" w:type="dxa"/>
          </w:tcPr>
          <w:p w14:paraId="4F55088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NOT NULL</w:t>
            </w:r>
          </w:p>
        </w:tc>
        <w:tc>
          <w:tcPr>
            <w:tcW w:w="111.40pt" w:type="dxa"/>
          </w:tcPr>
          <w:p w14:paraId="0C3450C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06B13788" w14:textId="77777777">
        <w:tc>
          <w:tcPr>
            <w:tcW w:w="112pt" w:type="dxa"/>
          </w:tcPr>
          <w:p w14:paraId="2AF3D57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breed </w:t>
            </w:r>
          </w:p>
        </w:tc>
        <w:tc>
          <w:tcPr>
            <w:tcW w:w="123.20pt" w:type="dxa"/>
          </w:tcPr>
          <w:p w14:paraId="67511A4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VARCHAR(50)</w:t>
            </w:r>
          </w:p>
        </w:tc>
        <w:tc>
          <w:tcPr>
            <w:tcW w:w="84pt" w:type="dxa"/>
          </w:tcPr>
          <w:p w14:paraId="2D6942A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NOT NULL</w:t>
            </w:r>
          </w:p>
        </w:tc>
        <w:tc>
          <w:tcPr>
            <w:tcW w:w="111.40pt" w:type="dxa"/>
          </w:tcPr>
          <w:p w14:paraId="3A2DB62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03340420" w14:textId="77777777">
        <w:tc>
          <w:tcPr>
            <w:tcW w:w="112pt" w:type="dxa"/>
          </w:tcPr>
          <w:p w14:paraId="57AC159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birthday </w:t>
            </w:r>
          </w:p>
        </w:tc>
        <w:tc>
          <w:tcPr>
            <w:tcW w:w="123.20pt" w:type="dxa"/>
          </w:tcPr>
          <w:p w14:paraId="7FC498F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DATE </w:t>
            </w:r>
          </w:p>
        </w:tc>
        <w:tc>
          <w:tcPr>
            <w:tcW w:w="84pt" w:type="dxa"/>
          </w:tcPr>
          <w:p w14:paraId="342C4F0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NOT NULL</w:t>
            </w:r>
          </w:p>
        </w:tc>
        <w:tc>
          <w:tcPr>
            <w:tcW w:w="111.40pt" w:type="dxa"/>
          </w:tcPr>
          <w:p w14:paraId="22DFEA8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5DD60082" w14:textId="77777777">
        <w:tc>
          <w:tcPr>
            <w:tcW w:w="112pt" w:type="dxa"/>
          </w:tcPr>
          <w:p w14:paraId="7D8EE80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status</w:t>
            </w:r>
          </w:p>
        </w:tc>
        <w:tc>
          <w:tcPr>
            <w:tcW w:w="123.20pt" w:type="dxa"/>
          </w:tcPr>
          <w:p w14:paraId="6E67914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TINYINT UNSIGNED   </w:t>
            </w:r>
          </w:p>
        </w:tc>
        <w:tc>
          <w:tcPr>
            <w:tcW w:w="84pt" w:type="dxa"/>
          </w:tcPr>
          <w:p w14:paraId="163C7D8D" w14:textId="77777777" w:rsidR="00000000" w:rsidRDefault="00000000">
            <w:pPr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NOT NULL</w:t>
            </w:r>
          </w:p>
        </w:tc>
        <w:tc>
          <w:tcPr>
            <w:tcW w:w="111.40pt" w:type="dxa"/>
          </w:tcPr>
          <w:p w14:paraId="29A9455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DEFAULT 1</w:t>
            </w:r>
          </w:p>
        </w:tc>
      </w:tr>
      <w:tr w:rsidR="00000000" w14:paraId="584EC222" w14:textId="77777777">
        <w:tc>
          <w:tcPr>
            <w:tcW w:w="112pt" w:type="dxa"/>
          </w:tcPr>
          <w:p w14:paraId="75DE564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personality</w:t>
            </w:r>
          </w:p>
        </w:tc>
        <w:tc>
          <w:tcPr>
            <w:tcW w:w="123.20pt" w:type="dxa"/>
          </w:tcPr>
          <w:p w14:paraId="6DA03CC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TEXT </w:t>
            </w:r>
          </w:p>
        </w:tc>
        <w:tc>
          <w:tcPr>
            <w:tcW w:w="84pt" w:type="dxa"/>
          </w:tcPr>
          <w:p w14:paraId="3748829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NOT NULL</w:t>
            </w:r>
          </w:p>
        </w:tc>
        <w:tc>
          <w:tcPr>
            <w:tcW w:w="111.40pt" w:type="dxa"/>
          </w:tcPr>
          <w:p w14:paraId="73C7EFF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57DD8652" w14:textId="77777777">
        <w:tc>
          <w:tcPr>
            <w:tcW w:w="112pt" w:type="dxa"/>
          </w:tcPr>
          <w:p w14:paraId="607A6AB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photoUrl  </w:t>
            </w:r>
          </w:p>
        </w:tc>
        <w:tc>
          <w:tcPr>
            <w:tcW w:w="123.20pt" w:type="dxa"/>
          </w:tcPr>
          <w:p w14:paraId="535BE80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VARCHAR(255) </w:t>
            </w:r>
          </w:p>
        </w:tc>
        <w:tc>
          <w:tcPr>
            <w:tcW w:w="84pt" w:type="dxa"/>
          </w:tcPr>
          <w:p w14:paraId="07E2668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NOT NULL</w:t>
            </w:r>
          </w:p>
        </w:tc>
        <w:tc>
          <w:tcPr>
            <w:tcW w:w="111.40pt" w:type="dxa"/>
          </w:tcPr>
          <w:p w14:paraId="13845C8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60D14717" w14:textId="77777777">
        <w:tc>
          <w:tcPr>
            <w:tcW w:w="112pt" w:type="dxa"/>
            <w:tcBorders>
              <w:bottom w:val="single" w:sz="4" w:space="0" w:color="auto"/>
            </w:tcBorders>
          </w:tcPr>
          <w:p w14:paraId="6876E03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notes </w:t>
            </w:r>
          </w:p>
        </w:tc>
        <w:tc>
          <w:tcPr>
            <w:tcW w:w="123.20pt" w:type="dxa"/>
          </w:tcPr>
          <w:p w14:paraId="338565F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TEXT </w:t>
            </w:r>
          </w:p>
        </w:tc>
        <w:tc>
          <w:tcPr>
            <w:tcW w:w="84pt" w:type="dxa"/>
          </w:tcPr>
          <w:p w14:paraId="1FA4A9F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NOT NULL</w:t>
            </w:r>
          </w:p>
        </w:tc>
        <w:tc>
          <w:tcPr>
            <w:tcW w:w="111.40pt" w:type="dxa"/>
          </w:tcPr>
          <w:p w14:paraId="0B19334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690FE511" w14:textId="77777777">
        <w:trPr>
          <w:cantSplit/>
        </w:trPr>
        <w:tc>
          <w:tcPr>
            <w:tcW w:w="112pt" w:type="dxa"/>
            <w:shd w:val="clear" w:color="auto" w:fill="D9D9D9"/>
          </w:tcPr>
          <w:p w14:paraId="57A139CF" w14:textId="77777777" w:rsidR="00000000" w:rsidRDefault="00000000">
            <w:pPr>
              <w:pStyle w:val="a7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补充说明</w:t>
            </w:r>
          </w:p>
        </w:tc>
        <w:tc>
          <w:tcPr>
            <w:tcW w:w="318.60pt" w:type="dxa"/>
            <w:gridSpan w:val="3"/>
          </w:tcPr>
          <w:p w14:paraId="5F33AF1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1</w:t>
            </w:r>
            <w:r>
              <w:rPr>
                <w:rFonts w:hint="eastAsia"/>
                <w:color w:val="000000"/>
                <w:sz w:val="18"/>
              </w:rPr>
              <w:t>）所有字段均设为</w:t>
            </w:r>
            <w:r>
              <w:rPr>
                <w:rFonts w:hint="eastAsia"/>
                <w:color w:val="000000"/>
                <w:sz w:val="18"/>
              </w:rPr>
              <w:t xml:space="preserve"> NOT NULL</w:t>
            </w:r>
            <w:r>
              <w:rPr>
                <w:rFonts w:hint="eastAsia"/>
                <w:color w:val="000000"/>
                <w:sz w:val="18"/>
              </w:rPr>
              <w:t>，保证猫咪信息完整性。</w:t>
            </w:r>
          </w:p>
          <w:p w14:paraId="5CD0C69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2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status </w:t>
            </w:r>
            <w:r>
              <w:rPr>
                <w:rFonts w:hint="eastAsia"/>
                <w:color w:val="000000"/>
                <w:sz w:val="18"/>
              </w:rPr>
              <w:t>取值：</w:t>
            </w:r>
            <w:r>
              <w:rPr>
                <w:rFonts w:hint="eastAsia"/>
                <w:color w:val="000000"/>
                <w:sz w:val="18"/>
              </w:rPr>
              <w:t>0=</w:t>
            </w:r>
            <w:r>
              <w:rPr>
                <w:rFonts w:hint="eastAsia"/>
                <w:color w:val="000000"/>
                <w:sz w:val="18"/>
              </w:rPr>
              <w:t>休息中，</w:t>
            </w:r>
            <w:r>
              <w:rPr>
                <w:rFonts w:hint="eastAsia"/>
                <w:color w:val="000000"/>
                <w:sz w:val="18"/>
              </w:rPr>
              <w:t>1=</w:t>
            </w:r>
            <w:r>
              <w:rPr>
                <w:rFonts w:hint="eastAsia"/>
                <w:color w:val="000000"/>
                <w:sz w:val="18"/>
              </w:rPr>
              <w:t>在岗中（默认）。公开列表只返回</w:t>
            </w:r>
            <w:r>
              <w:rPr>
                <w:rFonts w:hint="eastAsia"/>
                <w:color w:val="000000"/>
                <w:sz w:val="18"/>
              </w:rPr>
              <w:t xml:space="preserve"> status=1 </w:t>
            </w:r>
            <w:r>
              <w:rPr>
                <w:rFonts w:hint="eastAsia"/>
                <w:color w:val="000000"/>
                <w:sz w:val="18"/>
              </w:rPr>
              <w:t>的猫咪。</w:t>
            </w:r>
          </w:p>
          <w:p w14:paraId="50607D4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3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personality </w:t>
            </w:r>
            <w:r>
              <w:rPr>
                <w:rFonts w:hint="eastAsia"/>
                <w:color w:val="000000"/>
                <w:sz w:val="18"/>
              </w:rPr>
              <w:t>和</w:t>
            </w:r>
            <w:r>
              <w:rPr>
                <w:rFonts w:hint="eastAsia"/>
                <w:color w:val="000000"/>
                <w:sz w:val="18"/>
              </w:rPr>
              <w:t xml:space="preserve"> notes </w:t>
            </w:r>
            <w:r>
              <w:rPr>
                <w:rFonts w:hint="eastAsia"/>
                <w:color w:val="000000"/>
                <w:sz w:val="18"/>
              </w:rPr>
              <w:t>使用</w:t>
            </w:r>
            <w:r>
              <w:rPr>
                <w:rFonts w:hint="eastAsia"/>
                <w:color w:val="000000"/>
                <w:sz w:val="18"/>
              </w:rPr>
              <w:t xml:space="preserve"> TEXT </w:t>
            </w:r>
            <w:r>
              <w:rPr>
                <w:rFonts w:hint="eastAsia"/>
                <w:color w:val="000000"/>
                <w:sz w:val="18"/>
              </w:rPr>
              <w:t>类型以支持较长文本（性格描述可能数百字）。</w:t>
            </w:r>
          </w:p>
          <w:p w14:paraId="20B208F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4</w:t>
            </w:r>
            <w:r>
              <w:rPr>
                <w:rFonts w:hint="eastAsia"/>
                <w:color w:val="000000"/>
                <w:sz w:val="18"/>
              </w:rPr>
              <w:t>）该表无外键关联，是独立的实体表。</w:t>
            </w:r>
          </w:p>
        </w:tc>
      </w:tr>
    </w:tbl>
    <w:p w14:paraId="21D3B37D" w14:textId="77777777" w:rsidR="00000000" w:rsidRDefault="00000000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4</w:t>
      </w:r>
      <w:r>
        <w:rPr>
          <w:color w:val="000000"/>
        </w:rPr>
        <w:t>.</w:t>
      </w:r>
      <w:bookmarkEnd w:id="36"/>
      <w:r>
        <w:rPr>
          <w:rFonts w:hint="eastAsia"/>
          <w:color w:val="000000"/>
        </w:rPr>
        <w:t xml:space="preserve">3 </w:t>
      </w:r>
      <w:r>
        <w:rPr>
          <w:rFonts w:hint="eastAsia"/>
          <w:color w:val="000000"/>
        </w:rPr>
        <w:t>表</w:t>
      </w:r>
      <w:r>
        <w:rPr>
          <w:rFonts w:hint="eastAsia"/>
          <w:color w:val="000000"/>
        </w:rPr>
        <w:t xml:space="preserve"> product</w:t>
      </w:r>
      <w:r>
        <w:rPr>
          <w:rFonts w:hint="eastAsia"/>
          <w:color w:val="000000"/>
        </w:rPr>
        <w:t>（商品表）</w:t>
      </w:r>
    </w:p>
    <w:tbl>
      <w:tblPr>
        <w:tblW w:w="0pt" w:type="auto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2145"/>
        <w:gridCol w:w="2371"/>
        <w:gridCol w:w="1581"/>
        <w:gridCol w:w="2289"/>
      </w:tblGrid>
      <w:tr w:rsidR="00000000" w14:paraId="5ADD5BBA" w14:textId="77777777">
        <w:trPr>
          <w:cantSplit/>
        </w:trPr>
        <w:tc>
          <w:tcPr>
            <w:tcW w:w="112pt" w:type="dxa"/>
            <w:tcBorders>
              <w:bottom w:val="single" w:sz="4" w:space="0" w:color="auto"/>
            </w:tcBorders>
            <w:shd w:val="clear" w:color="auto" w:fill="D9D9D9"/>
          </w:tcPr>
          <w:p w14:paraId="519994FB" w14:textId="77777777" w:rsidR="00000000" w:rsidRDefault="00000000">
            <w:pPr>
              <w:pStyle w:val="a7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表名</w:t>
            </w:r>
          </w:p>
        </w:tc>
        <w:tc>
          <w:tcPr>
            <w:tcW w:w="318.60pt" w:type="dxa"/>
            <w:gridSpan w:val="3"/>
            <w:tcBorders>
              <w:bottom w:val="single" w:sz="4" w:space="0" w:color="auto"/>
            </w:tcBorders>
          </w:tcPr>
          <w:p w14:paraId="0BF5417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表</w:t>
            </w:r>
            <w:r>
              <w:rPr>
                <w:rFonts w:hint="eastAsia"/>
                <w:color w:val="000000"/>
                <w:sz w:val="18"/>
              </w:rPr>
              <w:t xml:space="preserve"> product</w:t>
            </w:r>
            <w:r>
              <w:rPr>
                <w:rFonts w:hint="eastAsia"/>
                <w:color w:val="000000"/>
                <w:sz w:val="18"/>
              </w:rPr>
              <w:t>（商品表）</w:t>
            </w:r>
          </w:p>
        </w:tc>
      </w:tr>
      <w:tr w:rsidR="00000000" w14:paraId="3E5E0CE6" w14:textId="77777777">
        <w:tc>
          <w:tcPr>
            <w:tcW w:w="112pt" w:type="dxa"/>
            <w:shd w:val="clear" w:color="auto" w:fill="D9D9D9"/>
          </w:tcPr>
          <w:p w14:paraId="7914E52E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列名</w:t>
            </w:r>
          </w:p>
        </w:tc>
        <w:tc>
          <w:tcPr>
            <w:tcW w:w="123.20pt" w:type="dxa"/>
            <w:shd w:val="clear" w:color="auto" w:fill="D9D9D9"/>
          </w:tcPr>
          <w:p w14:paraId="31A90428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数据类型（精度范围）</w:t>
            </w:r>
          </w:p>
        </w:tc>
        <w:tc>
          <w:tcPr>
            <w:tcW w:w="84pt" w:type="dxa"/>
            <w:shd w:val="clear" w:color="auto" w:fill="D9D9D9"/>
          </w:tcPr>
          <w:p w14:paraId="3C11427B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空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非空</w:t>
            </w:r>
          </w:p>
        </w:tc>
        <w:tc>
          <w:tcPr>
            <w:tcW w:w="111.40pt" w:type="dxa"/>
            <w:shd w:val="clear" w:color="auto" w:fill="D9D9D9"/>
          </w:tcPr>
          <w:p w14:paraId="7D303B40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约束条件</w:t>
            </w:r>
          </w:p>
        </w:tc>
      </w:tr>
      <w:tr w:rsidR="00000000" w14:paraId="56F86FB8" w14:textId="77777777">
        <w:tc>
          <w:tcPr>
            <w:tcW w:w="112pt" w:type="dxa"/>
          </w:tcPr>
          <w:p w14:paraId="392196C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productId</w:t>
            </w:r>
          </w:p>
        </w:tc>
        <w:tc>
          <w:tcPr>
            <w:tcW w:w="123.20pt" w:type="dxa"/>
          </w:tcPr>
          <w:p w14:paraId="58A1B46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BIGINT UNSIGNED  </w:t>
            </w:r>
          </w:p>
        </w:tc>
        <w:tc>
          <w:tcPr>
            <w:tcW w:w="84pt" w:type="dxa"/>
          </w:tcPr>
          <w:p w14:paraId="4E93573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 NULL </w:t>
            </w:r>
          </w:p>
        </w:tc>
        <w:tc>
          <w:tcPr>
            <w:tcW w:w="111.40pt" w:type="dxa"/>
          </w:tcPr>
          <w:p w14:paraId="0584E95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PRIMARY KEY, AUTO_INCREMENT</w:t>
            </w:r>
          </w:p>
        </w:tc>
      </w:tr>
      <w:tr w:rsidR="00000000" w14:paraId="41557F29" w14:textId="77777777">
        <w:tc>
          <w:tcPr>
            <w:tcW w:w="112pt" w:type="dxa"/>
          </w:tcPr>
          <w:p w14:paraId="13E2B9C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productName  </w:t>
            </w:r>
          </w:p>
        </w:tc>
        <w:tc>
          <w:tcPr>
            <w:tcW w:w="123.20pt" w:type="dxa"/>
          </w:tcPr>
          <w:p w14:paraId="7BFD587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VARCHAR(100)  </w:t>
            </w:r>
          </w:p>
        </w:tc>
        <w:tc>
          <w:tcPr>
            <w:tcW w:w="84pt" w:type="dxa"/>
          </w:tcPr>
          <w:p w14:paraId="413792E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 NULL </w:t>
            </w:r>
          </w:p>
        </w:tc>
        <w:tc>
          <w:tcPr>
            <w:tcW w:w="111.40pt" w:type="dxa"/>
          </w:tcPr>
          <w:p w14:paraId="0C0BF22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61C31BBF" w14:textId="77777777">
        <w:tc>
          <w:tcPr>
            <w:tcW w:w="112pt" w:type="dxa"/>
          </w:tcPr>
          <w:p w14:paraId="07FC1C3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category  </w:t>
            </w:r>
          </w:p>
        </w:tc>
        <w:tc>
          <w:tcPr>
            <w:tcW w:w="123.20pt" w:type="dxa"/>
          </w:tcPr>
          <w:p w14:paraId="6DD2448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TINYINT UNSIGNED  </w:t>
            </w:r>
          </w:p>
        </w:tc>
        <w:tc>
          <w:tcPr>
            <w:tcW w:w="84pt" w:type="dxa"/>
          </w:tcPr>
          <w:p w14:paraId="369C399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 NULL </w:t>
            </w:r>
          </w:p>
        </w:tc>
        <w:tc>
          <w:tcPr>
            <w:tcW w:w="111.40pt" w:type="dxa"/>
          </w:tcPr>
          <w:p w14:paraId="2259955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01E21273" w14:textId="77777777">
        <w:tc>
          <w:tcPr>
            <w:tcW w:w="112pt" w:type="dxa"/>
          </w:tcPr>
          <w:p w14:paraId="150C52D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price    </w:t>
            </w:r>
          </w:p>
        </w:tc>
        <w:tc>
          <w:tcPr>
            <w:tcW w:w="123.20pt" w:type="dxa"/>
          </w:tcPr>
          <w:p w14:paraId="14D3D86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DECIMAL(10,2)    </w:t>
            </w:r>
          </w:p>
        </w:tc>
        <w:tc>
          <w:tcPr>
            <w:tcW w:w="84pt" w:type="dxa"/>
          </w:tcPr>
          <w:p w14:paraId="1E20D0E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 NULL </w:t>
            </w:r>
          </w:p>
        </w:tc>
        <w:tc>
          <w:tcPr>
            <w:tcW w:w="111.40pt" w:type="dxa"/>
          </w:tcPr>
          <w:p w14:paraId="6BFA718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18FB484F" w14:textId="77777777">
        <w:tc>
          <w:tcPr>
            <w:tcW w:w="112pt" w:type="dxa"/>
          </w:tcPr>
          <w:p w14:paraId="58EA877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stockQuantity</w:t>
            </w:r>
          </w:p>
        </w:tc>
        <w:tc>
          <w:tcPr>
            <w:tcW w:w="123.20pt" w:type="dxa"/>
          </w:tcPr>
          <w:p w14:paraId="385CABB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INT UNSIGNED   </w:t>
            </w:r>
          </w:p>
        </w:tc>
        <w:tc>
          <w:tcPr>
            <w:tcW w:w="84pt" w:type="dxa"/>
          </w:tcPr>
          <w:p w14:paraId="56346C2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 NULL </w:t>
            </w:r>
          </w:p>
        </w:tc>
        <w:tc>
          <w:tcPr>
            <w:tcW w:w="111.40pt" w:type="dxa"/>
          </w:tcPr>
          <w:p w14:paraId="342560B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DEFAULT 0</w:t>
            </w:r>
          </w:p>
        </w:tc>
      </w:tr>
      <w:tr w:rsidR="00000000" w14:paraId="6DA2F6C9" w14:textId="77777777">
        <w:tc>
          <w:tcPr>
            <w:tcW w:w="112pt" w:type="dxa"/>
          </w:tcPr>
          <w:p w14:paraId="7B11C8A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imageUrl </w:t>
            </w:r>
          </w:p>
        </w:tc>
        <w:tc>
          <w:tcPr>
            <w:tcW w:w="123.20pt" w:type="dxa"/>
          </w:tcPr>
          <w:p w14:paraId="744B933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VARCHAR(255) </w:t>
            </w:r>
          </w:p>
        </w:tc>
        <w:tc>
          <w:tcPr>
            <w:tcW w:w="84pt" w:type="dxa"/>
          </w:tcPr>
          <w:p w14:paraId="125BC28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 NULL </w:t>
            </w:r>
          </w:p>
        </w:tc>
        <w:tc>
          <w:tcPr>
            <w:tcW w:w="111.40pt" w:type="dxa"/>
          </w:tcPr>
          <w:p w14:paraId="65439B2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3050157A" w14:textId="77777777">
        <w:tc>
          <w:tcPr>
            <w:tcW w:w="112pt" w:type="dxa"/>
          </w:tcPr>
          <w:p w14:paraId="1FE266E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description </w:t>
            </w:r>
          </w:p>
        </w:tc>
        <w:tc>
          <w:tcPr>
            <w:tcW w:w="123.20pt" w:type="dxa"/>
          </w:tcPr>
          <w:p w14:paraId="4B922BF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TEXT   </w:t>
            </w:r>
          </w:p>
        </w:tc>
        <w:tc>
          <w:tcPr>
            <w:tcW w:w="84pt" w:type="dxa"/>
          </w:tcPr>
          <w:p w14:paraId="41AE901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NULL </w:t>
            </w:r>
          </w:p>
        </w:tc>
        <w:tc>
          <w:tcPr>
            <w:tcW w:w="111.40pt" w:type="dxa"/>
          </w:tcPr>
          <w:p w14:paraId="60DA432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11C331A3" w14:textId="77777777">
        <w:tc>
          <w:tcPr>
            <w:tcW w:w="112pt" w:type="dxa"/>
            <w:tcBorders>
              <w:bottom w:val="single" w:sz="4" w:space="0" w:color="auto"/>
            </w:tcBorders>
          </w:tcPr>
          <w:p w14:paraId="0B54B40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status    </w:t>
            </w:r>
          </w:p>
        </w:tc>
        <w:tc>
          <w:tcPr>
            <w:tcW w:w="123.20pt" w:type="dxa"/>
          </w:tcPr>
          <w:p w14:paraId="4B8B27B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TINYINT UNSIGNED  </w:t>
            </w:r>
          </w:p>
        </w:tc>
        <w:tc>
          <w:tcPr>
            <w:tcW w:w="84pt" w:type="dxa"/>
          </w:tcPr>
          <w:p w14:paraId="347E7F2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 NULL </w:t>
            </w:r>
          </w:p>
        </w:tc>
        <w:tc>
          <w:tcPr>
            <w:tcW w:w="111.40pt" w:type="dxa"/>
          </w:tcPr>
          <w:p w14:paraId="73E0CA7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DEFAULT 1</w:t>
            </w:r>
          </w:p>
        </w:tc>
      </w:tr>
      <w:tr w:rsidR="00000000" w14:paraId="28167709" w14:textId="77777777">
        <w:tc>
          <w:tcPr>
            <w:tcW w:w="112pt" w:type="dxa"/>
            <w:tcBorders>
              <w:bottom w:val="single" w:sz="4" w:space="0" w:color="auto"/>
            </w:tcBorders>
          </w:tcPr>
          <w:p w14:paraId="0853F2F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createTime  </w:t>
            </w:r>
          </w:p>
        </w:tc>
        <w:tc>
          <w:tcPr>
            <w:tcW w:w="123.20pt" w:type="dxa"/>
          </w:tcPr>
          <w:p w14:paraId="179BA7E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DATETIME  </w:t>
            </w:r>
          </w:p>
        </w:tc>
        <w:tc>
          <w:tcPr>
            <w:tcW w:w="84pt" w:type="dxa"/>
          </w:tcPr>
          <w:p w14:paraId="4985CE3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 NULL </w:t>
            </w:r>
          </w:p>
        </w:tc>
        <w:tc>
          <w:tcPr>
            <w:tcW w:w="111.40pt" w:type="dxa"/>
          </w:tcPr>
          <w:p w14:paraId="2D44164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DEFAULT CURRENT_TIMESTAMP</w:t>
            </w:r>
          </w:p>
        </w:tc>
      </w:tr>
      <w:tr w:rsidR="00000000" w14:paraId="57A8EC2A" w14:textId="77777777">
        <w:trPr>
          <w:cantSplit/>
        </w:trPr>
        <w:tc>
          <w:tcPr>
            <w:tcW w:w="112pt" w:type="dxa"/>
            <w:shd w:val="clear" w:color="auto" w:fill="D9D9D9"/>
          </w:tcPr>
          <w:p w14:paraId="00E14953" w14:textId="77777777" w:rsidR="00000000" w:rsidRDefault="00000000">
            <w:pPr>
              <w:pStyle w:val="a7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lastRenderedPageBreak/>
              <w:t>补充说明</w:t>
            </w:r>
          </w:p>
        </w:tc>
        <w:tc>
          <w:tcPr>
            <w:tcW w:w="318.60pt" w:type="dxa"/>
            <w:gridSpan w:val="3"/>
          </w:tcPr>
          <w:p w14:paraId="5DC6995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1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category </w:t>
            </w:r>
            <w:r>
              <w:rPr>
                <w:rFonts w:hint="eastAsia"/>
                <w:color w:val="000000"/>
                <w:sz w:val="18"/>
              </w:rPr>
              <w:t>取值：</w:t>
            </w:r>
            <w:r>
              <w:rPr>
                <w:rFonts w:hint="eastAsia"/>
                <w:color w:val="000000"/>
                <w:sz w:val="18"/>
              </w:rPr>
              <w:t>0=</w:t>
            </w:r>
            <w:r>
              <w:rPr>
                <w:rFonts w:hint="eastAsia"/>
                <w:color w:val="000000"/>
                <w:sz w:val="18"/>
              </w:rPr>
              <w:t>服务，</w:t>
            </w:r>
            <w:r>
              <w:rPr>
                <w:rFonts w:hint="eastAsia"/>
                <w:color w:val="000000"/>
                <w:sz w:val="18"/>
              </w:rPr>
              <w:t>1=</w:t>
            </w:r>
            <w:r>
              <w:rPr>
                <w:rFonts w:hint="eastAsia"/>
                <w:color w:val="000000"/>
                <w:sz w:val="18"/>
              </w:rPr>
              <w:t>餐饮，</w:t>
            </w:r>
            <w:r>
              <w:rPr>
                <w:rFonts w:hint="eastAsia"/>
                <w:color w:val="000000"/>
                <w:sz w:val="18"/>
              </w:rPr>
              <w:t>2=</w:t>
            </w:r>
            <w:r>
              <w:rPr>
                <w:rFonts w:hint="eastAsia"/>
                <w:color w:val="000000"/>
                <w:sz w:val="18"/>
              </w:rPr>
              <w:t>猫咪用品。</w:t>
            </w:r>
          </w:p>
          <w:p w14:paraId="26F5948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2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price </w:t>
            </w:r>
            <w:r>
              <w:rPr>
                <w:rFonts w:hint="eastAsia"/>
                <w:color w:val="000000"/>
                <w:sz w:val="18"/>
              </w:rPr>
              <w:t>使用</w:t>
            </w:r>
            <w:r>
              <w:rPr>
                <w:rFonts w:hint="eastAsia"/>
                <w:color w:val="000000"/>
                <w:sz w:val="18"/>
              </w:rPr>
              <w:t xml:space="preserve"> DECIMAL(10,2) </w:t>
            </w:r>
            <w:r>
              <w:rPr>
                <w:rFonts w:hint="eastAsia"/>
                <w:color w:val="000000"/>
                <w:sz w:val="18"/>
              </w:rPr>
              <w:t>而非</w:t>
            </w:r>
            <w:r>
              <w:rPr>
                <w:rFonts w:hint="eastAsia"/>
                <w:color w:val="000000"/>
                <w:sz w:val="18"/>
              </w:rPr>
              <w:t xml:space="preserve"> FLOAT</w:t>
            </w:r>
            <w:r>
              <w:rPr>
                <w:rFonts w:hint="eastAsia"/>
                <w:color w:val="000000"/>
                <w:sz w:val="18"/>
              </w:rPr>
              <w:t>，避免浮点精度问题。最大值</w:t>
            </w:r>
            <w:r>
              <w:rPr>
                <w:rFonts w:hint="eastAsia"/>
                <w:color w:val="000000"/>
                <w:sz w:val="18"/>
              </w:rPr>
              <w:t>99,999,999.99</w:t>
            </w:r>
            <w:r>
              <w:rPr>
                <w:rFonts w:hint="eastAsia"/>
                <w:color w:val="000000"/>
                <w:sz w:val="18"/>
              </w:rPr>
              <w:t>，远超实际需求。</w:t>
            </w:r>
          </w:p>
          <w:p w14:paraId="36507A0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3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status </w:t>
            </w:r>
            <w:r>
              <w:rPr>
                <w:rFonts w:hint="eastAsia"/>
                <w:color w:val="000000"/>
                <w:sz w:val="18"/>
              </w:rPr>
              <w:t>取值：</w:t>
            </w:r>
            <w:r>
              <w:rPr>
                <w:rFonts w:hint="eastAsia"/>
                <w:color w:val="000000"/>
                <w:sz w:val="18"/>
              </w:rPr>
              <w:t>0=</w:t>
            </w:r>
            <w:r>
              <w:rPr>
                <w:rFonts w:hint="eastAsia"/>
                <w:color w:val="000000"/>
                <w:sz w:val="18"/>
              </w:rPr>
              <w:t>已下架，</w:t>
            </w:r>
            <w:r>
              <w:rPr>
                <w:rFonts w:hint="eastAsia"/>
                <w:color w:val="000000"/>
                <w:sz w:val="18"/>
              </w:rPr>
              <w:t>1=</w:t>
            </w:r>
            <w:r>
              <w:rPr>
                <w:rFonts w:hint="eastAsia"/>
                <w:color w:val="000000"/>
                <w:sz w:val="18"/>
              </w:rPr>
              <w:t>在售（默认）。下架不会删除数据，因为历史订单通过外键</w:t>
            </w:r>
            <w:r>
              <w:rPr>
                <w:rFonts w:hint="eastAsia"/>
                <w:color w:val="000000"/>
                <w:sz w:val="18"/>
              </w:rPr>
              <w:t xml:space="preserve"> fk_orders_product (RESTRICT) </w:t>
            </w:r>
            <w:r>
              <w:rPr>
                <w:rFonts w:hint="eastAsia"/>
                <w:color w:val="000000"/>
                <w:sz w:val="18"/>
              </w:rPr>
              <w:t>引用商品，删除会失败。下架后公开列表不展示，但管理员仍可查看和重新上架。</w:t>
            </w:r>
          </w:p>
          <w:p w14:paraId="4867319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4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description </w:t>
            </w:r>
            <w:r>
              <w:rPr>
                <w:rFonts w:hint="eastAsia"/>
                <w:color w:val="000000"/>
                <w:sz w:val="18"/>
              </w:rPr>
              <w:t>是唯一允许</w:t>
            </w:r>
            <w:r>
              <w:rPr>
                <w:rFonts w:hint="eastAsia"/>
                <w:color w:val="000000"/>
                <w:sz w:val="18"/>
              </w:rPr>
              <w:t xml:space="preserve"> NULL </w:t>
            </w:r>
            <w:r>
              <w:rPr>
                <w:rFonts w:hint="eastAsia"/>
                <w:color w:val="000000"/>
                <w:sz w:val="18"/>
              </w:rPr>
              <w:t>的字段（其他字段必填）。</w:t>
            </w:r>
          </w:p>
          <w:p w14:paraId="39E66B2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5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stockQuantity </w:t>
            </w:r>
            <w:r>
              <w:rPr>
                <w:rFonts w:hint="eastAsia"/>
                <w:color w:val="000000"/>
                <w:sz w:val="18"/>
              </w:rPr>
              <w:t>为</w:t>
            </w:r>
            <w:r>
              <w:rPr>
                <w:rFonts w:hint="eastAsia"/>
                <w:color w:val="000000"/>
                <w:sz w:val="18"/>
              </w:rPr>
              <w:t xml:space="preserve"> INT UNSIGNED</w:t>
            </w:r>
            <w:r>
              <w:rPr>
                <w:rFonts w:hint="eastAsia"/>
                <w:color w:val="000000"/>
                <w:sz w:val="18"/>
              </w:rPr>
              <w:t>，不允许负数，下单时应用层会先校验库存是否足够。</w:t>
            </w:r>
          </w:p>
        </w:tc>
      </w:tr>
    </w:tbl>
    <w:p w14:paraId="0678E7EB" w14:textId="77777777" w:rsidR="00000000" w:rsidRDefault="00000000">
      <w:pPr>
        <w:numPr>
          <w:ins w:id="37" w:author="lixu" w:date="2002-05-24T13:27:00Z"/>
        </w:numPr>
        <w:rPr>
          <w:rFonts w:hint="eastAsia"/>
          <w:i/>
          <w:iCs/>
          <w:color w:val="000000"/>
        </w:rPr>
      </w:pPr>
    </w:p>
    <w:p w14:paraId="6765E1FC" w14:textId="77777777" w:rsidR="00000000" w:rsidRDefault="00000000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4</w:t>
      </w:r>
      <w:r>
        <w:rPr>
          <w:color w:val="000000"/>
        </w:rPr>
        <w:t>.</w:t>
      </w:r>
      <w:r>
        <w:rPr>
          <w:rFonts w:hint="eastAsia"/>
          <w:color w:val="000000"/>
        </w:rPr>
        <w:t xml:space="preserve">4 </w:t>
      </w:r>
      <w:r>
        <w:rPr>
          <w:rFonts w:hint="eastAsia"/>
          <w:color w:val="000000"/>
        </w:rPr>
        <w:t>表</w:t>
      </w:r>
      <w:r>
        <w:rPr>
          <w:rFonts w:hint="eastAsia"/>
          <w:color w:val="000000"/>
        </w:rPr>
        <w:t xml:space="preserve"> orders</w:t>
      </w:r>
      <w:r>
        <w:rPr>
          <w:rFonts w:hint="eastAsia"/>
          <w:color w:val="000000"/>
        </w:rPr>
        <w:t>（订单表）</w:t>
      </w:r>
    </w:p>
    <w:tbl>
      <w:tblPr>
        <w:tblW w:w="0pt" w:type="auto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2158"/>
        <w:gridCol w:w="2365"/>
        <w:gridCol w:w="1574"/>
        <w:gridCol w:w="2289"/>
      </w:tblGrid>
      <w:tr w:rsidR="00000000" w14:paraId="6E61B1AF" w14:textId="77777777">
        <w:trPr>
          <w:cantSplit/>
        </w:trPr>
        <w:tc>
          <w:tcPr>
            <w:tcW w:w="112pt" w:type="dxa"/>
            <w:tcBorders>
              <w:bottom w:val="single" w:sz="4" w:space="0" w:color="auto"/>
            </w:tcBorders>
            <w:shd w:val="clear" w:color="auto" w:fill="D9D9D9"/>
          </w:tcPr>
          <w:p w14:paraId="4A9B628E" w14:textId="77777777" w:rsidR="00000000" w:rsidRDefault="00000000">
            <w:pPr>
              <w:pStyle w:val="a7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表名</w:t>
            </w:r>
          </w:p>
        </w:tc>
        <w:tc>
          <w:tcPr>
            <w:tcW w:w="318.60pt" w:type="dxa"/>
            <w:gridSpan w:val="3"/>
            <w:tcBorders>
              <w:bottom w:val="single" w:sz="4" w:space="0" w:color="auto"/>
            </w:tcBorders>
          </w:tcPr>
          <w:p w14:paraId="4620AB8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表</w:t>
            </w:r>
            <w:r>
              <w:rPr>
                <w:rFonts w:hint="eastAsia"/>
                <w:color w:val="000000"/>
                <w:sz w:val="18"/>
              </w:rPr>
              <w:t xml:space="preserve"> orders</w:t>
            </w:r>
            <w:r>
              <w:rPr>
                <w:rFonts w:hint="eastAsia"/>
                <w:color w:val="000000"/>
                <w:sz w:val="18"/>
              </w:rPr>
              <w:t>（订单表）</w:t>
            </w:r>
          </w:p>
        </w:tc>
      </w:tr>
      <w:tr w:rsidR="00000000" w14:paraId="6F0C156C" w14:textId="77777777">
        <w:tc>
          <w:tcPr>
            <w:tcW w:w="112pt" w:type="dxa"/>
            <w:shd w:val="clear" w:color="auto" w:fill="D9D9D9"/>
          </w:tcPr>
          <w:p w14:paraId="34EA7DA3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列名</w:t>
            </w:r>
          </w:p>
        </w:tc>
        <w:tc>
          <w:tcPr>
            <w:tcW w:w="123.20pt" w:type="dxa"/>
            <w:shd w:val="clear" w:color="auto" w:fill="D9D9D9"/>
          </w:tcPr>
          <w:p w14:paraId="22E2A1D2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数据类型（精度范围）</w:t>
            </w:r>
          </w:p>
        </w:tc>
        <w:tc>
          <w:tcPr>
            <w:tcW w:w="84pt" w:type="dxa"/>
            <w:shd w:val="clear" w:color="auto" w:fill="D9D9D9"/>
          </w:tcPr>
          <w:p w14:paraId="6B66B354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空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非空</w:t>
            </w:r>
          </w:p>
        </w:tc>
        <w:tc>
          <w:tcPr>
            <w:tcW w:w="111.40pt" w:type="dxa"/>
            <w:shd w:val="clear" w:color="auto" w:fill="D9D9D9"/>
          </w:tcPr>
          <w:p w14:paraId="5DFA86A3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约束条件</w:t>
            </w:r>
          </w:p>
        </w:tc>
      </w:tr>
      <w:tr w:rsidR="00000000" w14:paraId="4411A2F4" w14:textId="77777777">
        <w:tc>
          <w:tcPr>
            <w:tcW w:w="112pt" w:type="dxa"/>
          </w:tcPr>
          <w:p w14:paraId="3D9EB3E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orderId </w:t>
            </w:r>
          </w:p>
        </w:tc>
        <w:tc>
          <w:tcPr>
            <w:tcW w:w="123.20pt" w:type="dxa"/>
          </w:tcPr>
          <w:p w14:paraId="0C67FBC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BIGINT UNSIGNED </w:t>
            </w:r>
          </w:p>
        </w:tc>
        <w:tc>
          <w:tcPr>
            <w:tcW w:w="84pt" w:type="dxa"/>
          </w:tcPr>
          <w:p w14:paraId="0C330C3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 NULL </w:t>
            </w:r>
          </w:p>
        </w:tc>
        <w:tc>
          <w:tcPr>
            <w:tcW w:w="111.40pt" w:type="dxa"/>
          </w:tcPr>
          <w:p w14:paraId="1D68445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PRIMARY KEY, AUTO_INCREMENT</w:t>
            </w:r>
          </w:p>
        </w:tc>
      </w:tr>
      <w:tr w:rsidR="00000000" w14:paraId="7863E99B" w14:textId="77777777">
        <w:tc>
          <w:tcPr>
            <w:tcW w:w="112pt" w:type="dxa"/>
          </w:tcPr>
          <w:p w14:paraId="73A5481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batchNo </w:t>
            </w:r>
          </w:p>
        </w:tc>
        <w:tc>
          <w:tcPr>
            <w:tcW w:w="123.20pt" w:type="dxa"/>
          </w:tcPr>
          <w:p w14:paraId="26CAEE2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VARCHAR(32) </w:t>
            </w:r>
          </w:p>
        </w:tc>
        <w:tc>
          <w:tcPr>
            <w:tcW w:w="84pt" w:type="dxa"/>
          </w:tcPr>
          <w:p w14:paraId="521EFB5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NULL </w:t>
            </w:r>
          </w:p>
        </w:tc>
        <w:tc>
          <w:tcPr>
            <w:tcW w:w="111.40pt" w:type="dxa"/>
          </w:tcPr>
          <w:p w14:paraId="099D737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465E3D37" w14:textId="77777777">
        <w:tc>
          <w:tcPr>
            <w:tcW w:w="112pt" w:type="dxa"/>
          </w:tcPr>
          <w:p w14:paraId="2C05DAC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userId   </w:t>
            </w:r>
          </w:p>
        </w:tc>
        <w:tc>
          <w:tcPr>
            <w:tcW w:w="123.20pt" w:type="dxa"/>
          </w:tcPr>
          <w:p w14:paraId="77A75E6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BIGINT UNSIGNED </w:t>
            </w:r>
          </w:p>
        </w:tc>
        <w:tc>
          <w:tcPr>
            <w:tcW w:w="84pt" w:type="dxa"/>
          </w:tcPr>
          <w:p w14:paraId="6ADDB29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 NULL </w:t>
            </w:r>
          </w:p>
        </w:tc>
        <w:tc>
          <w:tcPr>
            <w:tcW w:w="111.40pt" w:type="dxa"/>
          </w:tcPr>
          <w:p w14:paraId="561A348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FOREIGN KEY </w:t>
            </w:r>
            <w:r>
              <w:rPr>
                <w:rFonts w:hint="eastAsia"/>
                <w:color w:val="000000"/>
                <w:sz w:val="18"/>
              </w:rPr>
              <w:t>→</w:t>
            </w:r>
            <w:r>
              <w:rPr>
                <w:rFonts w:hint="eastAsia"/>
                <w:color w:val="000000"/>
                <w:sz w:val="18"/>
              </w:rPr>
              <w:t xml:space="preserve"> user(userId) ON DELETE RESTRICT</w:t>
            </w:r>
          </w:p>
        </w:tc>
      </w:tr>
      <w:tr w:rsidR="00000000" w14:paraId="7D0BB0E7" w14:textId="77777777">
        <w:tc>
          <w:tcPr>
            <w:tcW w:w="112pt" w:type="dxa"/>
          </w:tcPr>
          <w:p w14:paraId="285F51D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productId  </w:t>
            </w:r>
          </w:p>
        </w:tc>
        <w:tc>
          <w:tcPr>
            <w:tcW w:w="123.20pt" w:type="dxa"/>
          </w:tcPr>
          <w:p w14:paraId="6BD30C9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BIGINT UNSIGNED </w:t>
            </w:r>
          </w:p>
        </w:tc>
        <w:tc>
          <w:tcPr>
            <w:tcW w:w="84pt" w:type="dxa"/>
          </w:tcPr>
          <w:p w14:paraId="1A9760F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 NULL </w:t>
            </w:r>
          </w:p>
        </w:tc>
        <w:tc>
          <w:tcPr>
            <w:tcW w:w="111.40pt" w:type="dxa"/>
          </w:tcPr>
          <w:p w14:paraId="3C6EADB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FOREIGN KEY </w:t>
            </w:r>
            <w:r>
              <w:rPr>
                <w:rFonts w:hint="eastAsia"/>
                <w:color w:val="000000"/>
                <w:sz w:val="18"/>
              </w:rPr>
              <w:t>→</w:t>
            </w:r>
            <w:r>
              <w:rPr>
                <w:rFonts w:hint="eastAsia"/>
                <w:color w:val="000000"/>
                <w:sz w:val="18"/>
              </w:rPr>
              <w:t xml:space="preserve"> product(productId) ON DELETE RESTRICT</w:t>
            </w:r>
          </w:p>
        </w:tc>
      </w:tr>
      <w:tr w:rsidR="00000000" w14:paraId="6AD64B55" w14:textId="77777777">
        <w:tc>
          <w:tcPr>
            <w:tcW w:w="112pt" w:type="dxa"/>
          </w:tcPr>
          <w:p w14:paraId="448E832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productQuantity</w:t>
            </w:r>
          </w:p>
        </w:tc>
        <w:tc>
          <w:tcPr>
            <w:tcW w:w="123.20pt" w:type="dxa"/>
          </w:tcPr>
          <w:p w14:paraId="2A4B5FE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INT UNSIGNED  </w:t>
            </w:r>
          </w:p>
        </w:tc>
        <w:tc>
          <w:tcPr>
            <w:tcW w:w="84pt" w:type="dxa"/>
          </w:tcPr>
          <w:p w14:paraId="28AA820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 NULL </w:t>
            </w:r>
          </w:p>
        </w:tc>
        <w:tc>
          <w:tcPr>
            <w:tcW w:w="111.40pt" w:type="dxa"/>
          </w:tcPr>
          <w:p w14:paraId="304BE67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DEFAULT 1</w:t>
            </w:r>
          </w:p>
        </w:tc>
      </w:tr>
      <w:tr w:rsidR="00000000" w14:paraId="0DFFBA68" w14:textId="77777777">
        <w:tc>
          <w:tcPr>
            <w:tcW w:w="112pt" w:type="dxa"/>
          </w:tcPr>
          <w:p w14:paraId="3A14FAB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totalAmount </w:t>
            </w:r>
          </w:p>
        </w:tc>
        <w:tc>
          <w:tcPr>
            <w:tcW w:w="123.20pt" w:type="dxa"/>
          </w:tcPr>
          <w:p w14:paraId="51E3C5B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DECIMAL(10,2)  </w:t>
            </w:r>
          </w:p>
        </w:tc>
        <w:tc>
          <w:tcPr>
            <w:tcW w:w="84pt" w:type="dxa"/>
          </w:tcPr>
          <w:p w14:paraId="2A24683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 NULL </w:t>
            </w:r>
          </w:p>
        </w:tc>
        <w:tc>
          <w:tcPr>
            <w:tcW w:w="111.40pt" w:type="dxa"/>
          </w:tcPr>
          <w:p w14:paraId="51BE564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2499682C" w14:textId="77777777">
        <w:tc>
          <w:tcPr>
            <w:tcW w:w="112pt" w:type="dxa"/>
          </w:tcPr>
          <w:p w14:paraId="269EE38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orderStatus </w:t>
            </w:r>
          </w:p>
        </w:tc>
        <w:tc>
          <w:tcPr>
            <w:tcW w:w="123.20pt" w:type="dxa"/>
          </w:tcPr>
          <w:p w14:paraId="388A766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TINYINT UNSIGNED  </w:t>
            </w:r>
          </w:p>
        </w:tc>
        <w:tc>
          <w:tcPr>
            <w:tcW w:w="84pt" w:type="dxa"/>
          </w:tcPr>
          <w:p w14:paraId="32EDEDA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 NULL </w:t>
            </w:r>
          </w:p>
        </w:tc>
        <w:tc>
          <w:tcPr>
            <w:tcW w:w="111.40pt" w:type="dxa"/>
          </w:tcPr>
          <w:p w14:paraId="6CC38A3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DEFAULT 0</w:t>
            </w:r>
          </w:p>
        </w:tc>
      </w:tr>
      <w:tr w:rsidR="00000000" w14:paraId="5A4747B7" w14:textId="77777777">
        <w:tc>
          <w:tcPr>
            <w:tcW w:w="112pt" w:type="dxa"/>
          </w:tcPr>
          <w:p w14:paraId="2C3E28E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paymentMethod </w:t>
            </w:r>
          </w:p>
        </w:tc>
        <w:tc>
          <w:tcPr>
            <w:tcW w:w="123.20pt" w:type="dxa"/>
          </w:tcPr>
          <w:p w14:paraId="67B3828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TINYINT UNSIGNED  </w:t>
            </w:r>
          </w:p>
        </w:tc>
        <w:tc>
          <w:tcPr>
            <w:tcW w:w="84pt" w:type="dxa"/>
          </w:tcPr>
          <w:p w14:paraId="6CA43F4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 NULL </w:t>
            </w:r>
          </w:p>
        </w:tc>
        <w:tc>
          <w:tcPr>
            <w:tcW w:w="111.40pt" w:type="dxa"/>
          </w:tcPr>
          <w:p w14:paraId="741B66E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5C196618" w14:textId="77777777">
        <w:trPr>
          <w:trHeight w:val="312"/>
        </w:trPr>
        <w:tc>
          <w:tcPr>
            <w:tcW w:w="112pt" w:type="dxa"/>
          </w:tcPr>
          <w:p w14:paraId="7B97204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orderTime </w:t>
            </w:r>
            <w:r>
              <w:rPr>
                <w:rFonts w:hint="eastAsia"/>
                <w:b/>
                <w:bCs/>
                <w:color w:val="000000"/>
                <w:sz w:val="18"/>
              </w:rPr>
              <w:t xml:space="preserve"> </w:t>
            </w:r>
          </w:p>
        </w:tc>
        <w:tc>
          <w:tcPr>
            <w:tcW w:w="123.20pt" w:type="dxa"/>
          </w:tcPr>
          <w:p w14:paraId="6FBF2E9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DATETIME </w:t>
            </w:r>
          </w:p>
        </w:tc>
        <w:tc>
          <w:tcPr>
            <w:tcW w:w="84pt" w:type="dxa"/>
          </w:tcPr>
          <w:p w14:paraId="146B6A8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NULL </w:t>
            </w:r>
          </w:p>
        </w:tc>
        <w:tc>
          <w:tcPr>
            <w:tcW w:w="111.40pt" w:type="dxa"/>
          </w:tcPr>
          <w:p w14:paraId="77E30A9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DEFAULT CURRENT_TIMESTAMP</w:t>
            </w:r>
          </w:p>
        </w:tc>
      </w:tr>
      <w:tr w:rsidR="00000000" w14:paraId="595E0189" w14:textId="77777777">
        <w:tc>
          <w:tcPr>
            <w:tcW w:w="112pt" w:type="dxa"/>
          </w:tcPr>
          <w:p w14:paraId="556E85A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paymentTime </w:t>
            </w:r>
          </w:p>
        </w:tc>
        <w:tc>
          <w:tcPr>
            <w:tcW w:w="123.20pt" w:type="dxa"/>
          </w:tcPr>
          <w:p w14:paraId="0C0A36D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DATETIME </w:t>
            </w:r>
          </w:p>
        </w:tc>
        <w:tc>
          <w:tcPr>
            <w:tcW w:w="84pt" w:type="dxa"/>
          </w:tcPr>
          <w:p w14:paraId="7EE630B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 NULL </w:t>
            </w:r>
          </w:p>
        </w:tc>
        <w:tc>
          <w:tcPr>
            <w:tcW w:w="111.40pt" w:type="dxa"/>
          </w:tcPr>
          <w:p w14:paraId="5FE7C42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502F52D4" w14:textId="77777777">
        <w:tc>
          <w:tcPr>
            <w:tcW w:w="112pt" w:type="dxa"/>
          </w:tcPr>
          <w:p w14:paraId="066DC30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completionTime</w:t>
            </w:r>
          </w:p>
        </w:tc>
        <w:tc>
          <w:tcPr>
            <w:tcW w:w="123.20pt" w:type="dxa"/>
          </w:tcPr>
          <w:p w14:paraId="3BDFD0B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DATETIME </w:t>
            </w:r>
          </w:p>
        </w:tc>
        <w:tc>
          <w:tcPr>
            <w:tcW w:w="84pt" w:type="dxa"/>
          </w:tcPr>
          <w:p w14:paraId="1456C8E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NULL </w:t>
            </w:r>
          </w:p>
        </w:tc>
        <w:tc>
          <w:tcPr>
            <w:tcW w:w="111.40pt" w:type="dxa"/>
          </w:tcPr>
          <w:p w14:paraId="6066509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203D26E6" w14:textId="77777777">
        <w:tc>
          <w:tcPr>
            <w:tcW w:w="112pt" w:type="dxa"/>
          </w:tcPr>
          <w:p w14:paraId="428966E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userPhone </w:t>
            </w:r>
          </w:p>
        </w:tc>
        <w:tc>
          <w:tcPr>
            <w:tcW w:w="123.20pt" w:type="dxa"/>
          </w:tcPr>
          <w:p w14:paraId="2C3DAE9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VARCHAR(20)    </w:t>
            </w:r>
          </w:p>
        </w:tc>
        <w:tc>
          <w:tcPr>
            <w:tcW w:w="84pt" w:type="dxa"/>
          </w:tcPr>
          <w:p w14:paraId="555FCEA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 NULL </w:t>
            </w:r>
          </w:p>
        </w:tc>
        <w:tc>
          <w:tcPr>
            <w:tcW w:w="111.40pt" w:type="dxa"/>
          </w:tcPr>
          <w:p w14:paraId="57883A9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05CECB41" w14:textId="77777777">
        <w:tc>
          <w:tcPr>
            <w:tcW w:w="112pt" w:type="dxa"/>
          </w:tcPr>
          <w:p w14:paraId="650A102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userName   </w:t>
            </w:r>
          </w:p>
        </w:tc>
        <w:tc>
          <w:tcPr>
            <w:tcW w:w="123.20pt" w:type="dxa"/>
          </w:tcPr>
          <w:p w14:paraId="4E1BB19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VARCHAR(50)  </w:t>
            </w:r>
          </w:p>
        </w:tc>
        <w:tc>
          <w:tcPr>
            <w:tcW w:w="84pt" w:type="dxa"/>
          </w:tcPr>
          <w:p w14:paraId="1779CC5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 NULL </w:t>
            </w:r>
          </w:p>
        </w:tc>
        <w:tc>
          <w:tcPr>
            <w:tcW w:w="111.40pt" w:type="dxa"/>
          </w:tcPr>
          <w:p w14:paraId="36A2276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79825C5A" w14:textId="77777777">
        <w:tc>
          <w:tcPr>
            <w:tcW w:w="112pt" w:type="dxa"/>
            <w:tcBorders>
              <w:bottom w:val="single" w:sz="4" w:space="0" w:color="auto"/>
            </w:tcBorders>
          </w:tcPr>
          <w:p w14:paraId="6958238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orderNote  </w:t>
            </w:r>
          </w:p>
        </w:tc>
        <w:tc>
          <w:tcPr>
            <w:tcW w:w="123.20pt" w:type="dxa"/>
          </w:tcPr>
          <w:p w14:paraId="7556C9C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VARCHAR(500)  </w:t>
            </w:r>
          </w:p>
        </w:tc>
        <w:tc>
          <w:tcPr>
            <w:tcW w:w="84pt" w:type="dxa"/>
          </w:tcPr>
          <w:p w14:paraId="1D86CC4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NULL </w:t>
            </w:r>
          </w:p>
        </w:tc>
        <w:tc>
          <w:tcPr>
            <w:tcW w:w="111.40pt" w:type="dxa"/>
          </w:tcPr>
          <w:p w14:paraId="5758820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27D64242" w14:textId="77777777">
        <w:trPr>
          <w:cantSplit/>
        </w:trPr>
        <w:tc>
          <w:tcPr>
            <w:tcW w:w="112pt" w:type="dxa"/>
            <w:shd w:val="clear" w:color="auto" w:fill="D9D9D9"/>
          </w:tcPr>
          <w:p w14:paraId="191DDFE9" w14:textId="77777777" w:rsidR="00000000" w:rsidRDefault="00000000">
            <w:pPr>
              <w:pStyle w:val="a7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lastRenderedPageBreak/>
              <w:t>补充说明</w:t>
            </w:r>
          </w:p>
        </w:tc>
        <w:tc>
          <w:tcPr>
            <w:tcW w:w="318.60pt" w:type="dxa"/>
            <w:gridSpan w:val="3"/>
          </w:tcPr>
          <w:p w14:paraId="2A23A0D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1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batchNo </w:t>
            </w:r>
            <w:r>
              <w:rPr>
                <w:rFonts w:hint="eastAsia"/>
                <w:color w:val="000000"/>
                <w:sz w:val="18"/>
              </w:rPr>
              <w:t>为批次号（</w:t>
            </w:r>
            <w:r>
              <w:rPr>
                <w:rFonts w:hint="eastAsia"/>
                <w:color w:val="000000"/>
                <w:sz w:val="18"/>
              </w:rPr>
              <w:t xml:space="preserve">16 </w:t>
            </w:r>
            <w:r>
              <w:rPr>
                <w:rFonts w:hint="eastAsia"/>
                <w:color w:val="000000"/>
                <w:sz w:val="18"/>
              </w:rPr>
              <w:t>位随机字符串），多商品一次下单时共用同一</w:t>
            </w:r>
            <w:r>
              <w:rPr>
                <w:rFonts w:hint="eastAsia"/>
                <w:color w:val="000000"/>
                <w:sz w:val="18"/>
              </w:rPr>
              <w:t xml:space="preserve"> batchNo</w:t>
            </w:r>
            <w:r>
              <w:rPr>
                <w:rFonts w:hint="eastAsia"/>
                <w:color w:val="000000"/>
                <w:sz w:val="18"/>
              </w:rPr>
              <w:t>。</w:t>
            </w:r>
            <w:r>
              <w:rPr>
                <w:rFonts w:hint="eastAsia"/>
                <w:color w:val="000000"/>
                <w:sz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</w:rPr>
              <w:t>单商品下单时可为</w:t>
            </w:r>
            <w:r>
              <w:rPr>
                <w:rFonts w:hint="eastAsia"/>
                <w:color w:val="000000"/>
                <w:sz w:val="18"/>
              </w:rPr>
              <w:t xml:space="preserve"> NULL</w:t>
            </w:r>
            <w:r>
              <w:rPr>
                <w:rFonts w:hint="eastAsia"/>
                <w:color w:val="000000"/>
                <w:sz w:val="18"/>
              </w:rPr>
              <w:t>，完全兼容单商品逻辑。查询时按</w:t>
            </w:r>
            <w:r>
              <w:rPr>
                <w:rFonts w:hint="eastAsia"/>
                <w:color w:val="000000"/>
                <w:sz w:val="18"/>
              </w:rPr>
              <w:t xml:space="preserve"> batchNo </w:t>
            </w:r>
            <w:r>
              <w:rPr>
                <w:rFonts w:hint="eastAsia"/>
                <w:color w:val="000000"/>
                <w:sz w:val="18"/>
              </w:rPr>
              <w:t>聚合展示。</w:t>
            </w:r>
          </w:p>
          <w:p w14:paraId="33DD747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2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orderStatus </w:t>
            </w:r>
            <w:r>
              <w:rPr>
                <w:rFonts w:hint="eastAsia"/>
                <w:color w:val="000000"/>
                <w:sz w:val="18"/>
              </w:rPr>
              <w:t>取值：</w:t>
            </w:r>
            <w:r>
              <w:rPr>
                <w:rFonts w:hint="eastAsia"/>
                <w:color w:val="000000"/>
                <w:sz w:val="18"/>
              </w:rPr>
              <w:t>0=</w:t>
            </w:r>
            <w:r>
              <w:rPr>
                <w:rFonts w:hint="eastAsia"/>
                <w:color w:val="000000"/>
                <w:sz w:val="18"/>
              </w:rPr>
              <w:t>未支付（默认），</w:t>
            </w:r>
            <w:r>
              <w:rPr>
                <w:rFonts w:hint="eastAsia"/>
                <w:color w:val="000000"/>
                <w:sz w:val="18"/>
              </w:rPr>
              <w:t>1=</w:t>
            </w:r>
            <w:r>
              <w:rPr>
                <w:rFonts w:hint="eastAsia"/>
                <w:color w:val="000000"/>
                <w:sz w:val="18"/>
              </w:rPr>
              <w:t>已支付，</w:t>
            </w:r>
            <w:r>
              <w:rPr>
                <w:rFonts w:hint="eastAsia"/>
                <w:color w:val="000000"/>
                <w:sz w:val="18"/>
              </w:rPr>
              <w:t>2=</w:t>
            </w:r>
            <w:r>
              <w:rPr>
                <w:rFonts w:hint="eastAsia"/>
                <w:color w:val="000000"/>
                <w:sz w:val="18"/>
              </w:rPr>
              <w:t>待拿取，</w:t>
            </w:r>
            <w:r>
              <w:rPr>
                <w:rFonts w:hint="eastAsia"/>
                <w:color w:val="000000"/>
                <w:sz w:val="18"/>
              </w:rPr>
              <w:t>3=</w:t>
            </w:r>
            <w:r>
              <w:rPr>
                <w:rFonts w:hint="eastAsia"/>
                <w:color w:val="000000"/>
                <w:sz w:val="18"/>
              </w:rPr>
              <w:t>已完成，</w:t>
            </w:r>
            <w:r>
              <w:rPr>
                <w:rFonts w:hint="eastAsia"/>
                <w:color w:val="000000"/>
                <w:sz w:val="18"/>
              </w:rPr>
              <w:t xml:space="preserve"> 4=</w:t>
            </w:r>
            <w:r>
              <w:rPr>
                <w:rFonts w:hint="eastAsia"/>
                <w:color w:val="000000"/>
                <w:sz w:val="18"/>
              </w:rPr>
              <w:t>已取消。状态流转由应用层控制，非法跳转会被拒绝。</w:t>
            </w:r>
          </w:p>
          <w:p w14:paraId="51C949A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3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paymentMethod </w:t>
            </w:r>
            <w:r>
              <w:rPr>
                <w:rFonts w:hint="eastAsia"/>
                <w:color w:val="000000"/>
                <w:sz w:val="18"/>
              </w:rPr>
              <w:t>取值：</w:t>
            </w:r>
            <w:r>
              <w:rPr>
                <w:rFonts w:hint="eastAsia"/>
                <w:color w:val="000000"/>
                <w:sz w:val="18"/>
              </w:rPr>
              <w:t>0=</w:t>
            </w:r>
            <w:r>
              <w:rPr>
                <w:rFonts w:hint="eastAsia"/>
                <w:color w:val="000000"/>
                <w:sz w:val="18"/>
              </w:rPr>
              <w:t>微信，</w:t>
            </w:r>
            <w:r>
              <w:rPr>
                <w:rFonts w:hint="eastAsia"/>
                <w:color w:val="000000"/>
                <w:sz w:val="18"/>
              </w:rPr>
              <w:t>1=</w:t>
            </w:r>
            <w:r>
              <w:rPr>
                <w:rFonts w:hint="eastAsia"/>
                <w:color w:val="000000"/>
                <w:sz w:val="18"/>
              </w:rPr>
              <w:t>支付宝，</w:t>
            </w:r>
            <w:r>
              <w:rPr>
                <w:rFonts w:hint="eastAsia"/>
                <w:color w:val="000000"/>
                <w:sz w:val="18"/>
              </w:rPr>
              <w:t>2=</w:t>
            </w:r>
            <w:r>
              <w:rPr>
                <w:rFonts w:hint="eastAsia"/>
                <w:color w:val="000000"/>
                <w:sz w:val="18"/>
              </w:rPr>
              <w:t>现金。下单时可传，允许</w:t>
            </w:r>
            <w:r>
              <w:rPr>
                <w:rFonts w:hint="eastAsia"/>
                <w:color w:val="000000"/>
                <w:sz w:val="18"/>
              </w:rPr>
              <w:t xml:space="preserve"> NULL</w:t>
            </w:r>
            <w:r>
              <w:rPr>
                <w:rFonts w:hint="eastAsia"/>
                <w:color w:val="000000"/>
                <w:sz w:val="18"/>
              </w:rPr>
              <w:t>。</w:t>
            </w:r>
          </w:p>
          <w:p w14:paraId="321B586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4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userPhone </w:t>
            </w:r>
            <w:r>
              <w:rPr>
                <w:rFonts w:hint="eastAsia"/>
                <w:color w:val="000000"/>
                <w:sz w:val="18"/>
              </w:rPr>
              <w:t>和</w:t>
            </w:r>
            <w:r>
              <w:rPr>
                <w:rFonts w:hint="eastAsia"/>
                <w:color w:val="000000"/>
                <w:sz w:val="18"/>
              </w:rPr>
              <w:t xml:space="preserve"> userName </w:t>
            </w:r>
            <w:r>
              <w:rPr>
                <w:rFonts w:hint="eastAsia"/>
                <w:color w:val="000000"/>
                <w:sz w:val="18"/>
              </w:rPr>
              <w:t>是下单时刻的快照，存储在</w:t>
            </w:r>
            <w:r>
              <w:rPr>
                <w:rFonts w:hint="eastAsia"/>
                <w:color w:val="000000"/>
                <w:sz w:val="18"/>
              </w:rPr>
              <w:t xml:space="preserve"> order </w:t>
            </w:r>
            <w:r>
              <w:rPr>
                <w:rFonts w:hint="eastAsia"/>
                <w:color w:val="000000"/>
                <w:sz w:val="18"/>
              </w:rPr>
              <w:t>表中而非</w:t>
            </w:r>
            <w:r>
              <w:rPr>
                <w:rFonts w:hint="eastAsia"/>
                <w:color w:val="000000"/>
                <w:sz w:val="18"/>
              </w:rPr>
              <w:t xml:space="preserve"> JOIN user </w:t>
            </w:r>
            <w:r>
              <w:rPr>
                <w:rFonts w:hint="eastAsia"/>
                <w:color w:val="000000"/>
                <w:sz w:val="18"/>
              </w:rPr>
              <w:t>表获取。原因：用户后续修改手机号或用户名时，历史订单信息不应随之变化。</w:t>
            </w:r>
          </w:p>
          <w:p w14:paraId="5E1AF48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5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paymentTime </w:t>
            </w:r>
            <w:r>
              <w:rPr>
                <w:rFonts w:hint="eastAsia"/>
                <w:color w:val="000000"/>
                <w:sz w:val="18"/>
              </w:rPr>
              <w:t>在管理员将订单设为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已支付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时由应用层自动填入；</w:t>
            </w:r>
            <w:r>
              <w:rPr>
                <w:rFonts w:hint="eastAsia"/>
                <w:color w:val="000000"/>
                <w:sz w:val="18"/>
              </w:rPr>
              <w:t>completionTime</w:t>
            </w:r>
            <w:r>
              <w:rPr>
                <w:rFonts w:hint="eastAsia"/>
                <w:color w:val="000000"/>
                <w:sz w:val="18"/>
              </w:rPr>
              <w:t>在设为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已完成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时自动填入。</w:t>
            </w:r>
          </w:p>
          <w:p w14:paraId="4B23D71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6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>ON DELETE RESTRICT</w:t>
            </w:r>
            <w:r>
              <w:rPr>
                <w:rFonts w:hint="eastAsia"/>
                <w:color w:val="000000"/>
                <w:sz w:val="18"/>
              </w:rPr>
              <w:t>：如果用户存在关联订单，不能删除该用户；如果商品存在关联订单，不能删除该商品（应先下架，或删除所有关联订单后再删商品）。</w:t>
            </w:r>
          </w:p>
          <w:p w14:paraId="38FEF3A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7</w:t>
            </w:r>
            <w:r>
              <w:rPr>
                <w:rFonts w:hint="eastAsia"/>
                <w:color w:val="000000"/>
                <w:sz w:val="18"/>
              </w:rPr>
              <w:t>）第三范式分析：</w:t>
            </w:r>
            <w:r>
              <w:rPr>
                <w:rFonts w:hint="eastAsia"/>
                <w:color w:val="000000"/>
                <w:sz w:val="18"/>
              </w:rPr>
              <w:t xml:space="preserve">userPhone </w:t>
            </w:r>
            <w:r>
              <w:rPr>
                <w:rFonts w:hint="eastAsia"/>
                <w:color w:val="000000"/>
                <w:sz w:val="18"/>
              </w:rPr>
              <w:t>和</w:t>
            </w:r>
            <w:r>
              <w:rPr>
                <w:rFonts w:hint="eastAsia"/>
                <w:color w:val="000000"/>
                <w:sz w:val="18"/>
              </w:rPr>
              <w:t xml:space="preserve"> userName </w:t>
            </w:r>
            <w:r>
              <w:rPr>
                <w:rFonts w:hint="eastAsia"/>
                <w:color w:val="000000"/>
                <w:sz w:val="18"/>
              </w:rPr>
              <w:t>是下单时刻的快照，依赖</w:t>
            </w:r>
            <w:r>
              <w:rPr>
                <w:rFonts w:hint="eastAsia"/>
                <w:color w:val="000000"/>
                <w:sz w:val="18"/>
              </w:rPr>
              <w:t xml:space="preserve"> orderId </w:t>
            </w:r>
            <w:r>
              <w:rPr>
                <w:rFonts w:hint="eastAsia"/>
                <w:color w:val="000000"/>
                <w:sz w:val="18"/>
              </w:rPr>
              <w:t>而非</w:t>
            </w:r>
            <w:r>
              <w:rPr>
                <w:rFonts w:hint="eastAsia"/>
                <w:color w:val="000000"/>
                <w:sz w:val="18"/>
              </w:rPr>
              <w:t>userId</w:t>
            </w:r>
            <w:r>
              <w:rPr>
                <w:rFonts w:hint="eastAsia"/>
                <w:color w:val="000000"/>
                <w:sz w:val="18"/>
              </w:rPr>
              <w:t>，已在第三范式中，不会出现传递依赖问题。虽然</w:t>
            </w:r>
            <w:r>
              <w:rPr>
                <w:rFonts w:hint="eastAsia"/>
                <w:color w:val="000000"/>
                <w:sz w:val="18"/>
              </w:rPr>
              <w:t xml:space="preserve"> user </w:t>
            </w:r>
            <w:r>
              <w:rPr>
                <w:rFonts w:hint="eastAsia"/>
                <w:color w:val="000000"/>
                <w:sz w:val="18"/>
              </w:rPr>
              <w:t>表也有</w:t>
            </w:r>
            <w:r>
              <w:rPr>
                <w:rFonts w:hint="eastAsia"/>
                <w:color w:val="000000"/>
                <w:sz w:val="18"/>
              </w:rPr>
              <w:t xml:space="preserve"> userName</w:t>
            </w:r>
            <w:r>
              <w:rPr>
                <w:rFonts w:hint="eastAsia"/>
                <w:color w:val="000000"/>
                <w:sz w:val="18"/>
              </w:rPr>
              <w:t>，但</w:t>
            </w:r>
            <w:r>
              <w:rPr>
                <w:rFonts w:hint="eastAsia"/>
                <w:color w:val="000000"/>
                <w:sz w:val="18"/>
              </w:rPr>
              <w:t xml:space="preserve"> order </w:t>
            </w:r>
            <w:r>
              <w:rPr>
                <w:rFonts w:hint="eastAsia"/>
                <w:color w:val="000000"/>
                <w:sz w:val="18"/>
              </w:rPr>
              <w:t>表中的</w:t>
            </w:r>
            <w:r>
              <w:rPr>
                <w:rFonts w:hint="eastAsia"/>
                <w:color w:val="000000"/>
                <w:sz w:val="18"/>
              </w:rPr>
              <w:t xml:space="preserve"> userName </w:t>
            </w:r>
            <w:r>
              <w:rPr>
                <w:rFonts w:hint="eastAsia"/>
                <w:color w:val="000000"/>
                <w:sz w:val="18"/>
              </w:rPr>
              <w:t>是历史快照，含义不同，不算冗余违规。</w:t>
            </w:r>
          </w:p>
        </w:tc>
      </w:tr>
    </w:tbl>
    <w:p w14:paraId="61B8A9BA" w14:textId="77777777" w:rsidR="00000000" w:rsidRDefault="00000000">
      <w:pPr>
        <w:numPr>
          <w:ins w:id="38" w:author="lixu" w:date="2002-05-24T13:27:00Z"/>
        </w:numPr>
        <w:rPr>
          <w:rFonts w:hint="eastAsia"/>
          <w:i/>
          <w:iCs/>
          <w:color w:val="000000"/>
        </w:rPr>
      </w:pPr>
    </w:p>
    <w:p w14:paraId="045436EA" w14:textId="77777777" w:rsidR="00000000" w:rsidRDefault="00000000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4</w:t>
      </w:r>
      <w:r>
        <w:rPr>
          <w:color w:val="000000"/>
        </w:rPr>
        <w:t>.</w:t>
      </w:r>
      <w:r>
        <w:rPr>
          <w:rFonts w:hint="eastAsia"/>
          <w:color w:val="000000"/>
        </w:rPr>
        <w:t xml:space="preserve">5 </w:t>
      </w:r>
      <w:r>
        <w:rPr>
          <w:rFonts w:hint="eastAsia"/>
          <w:color w:val="000000"/>
        </w:rPr>
        <w:t>表</w:t>
      </w:r>
      <w:r>
        <w:rPr>
          <w:rFonts w:hint="eastAsia"/>
          <w:color w:val="000000"/>
        </w:rPr>
        <w:t xml:space="preserve"> comment</w:t>
      </w:r>
      <w:r>
        <w:rPr>
          <w:rFonts w:hint="eastAsia"/>
          <w:color w:val="000000"/>
        </w:rPr>
        <w:t>（评论表）</w:t>
      </w:r>
    </w:p>
    <w:tbl>
      <w:tblPr>
        <w:tblW w:w="0pt" w:type="auto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2149"/>
        <w:gridCol w:w="2352"/>
        <w:gridCol w:w="1596"/>
        <w:gridCol w:w="2289"/>
      </w:tblGrid>
      <w:tr w:rsidR="00000000" w14:paraId="56994DF4" w14:textId="77777777">
        <w:trPr>
          <w:cantSplit/>
        </w:trPr>
        <w:tc>
          <w:tcPr>
            <w:tcW w:w="112pt" w:type="dxa"/>
            <w:tcBorders>
              <w:bottom w:val="single" w:sz="4" w:space="0" w:color="auto"/>
            </w:tcBorders>
            <w:shd w:val="clear" w:color="auto" w:fill="D9D9D9"/>
          </w:tcPr>
          <w:p w14:paraId="2DCB6987" w14:textId="77777777" w:rsidR="00000000" w:rsidRDefault="00000000">
            <w:pPr>
              <w:pStyle w:val="a7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表名</w:t>
            </w:r>
          </w:p>
        </w:tc>
        <w:tc>
          <w:tcPr>
            <w:tcW w:w="318.60pt" w:type="dxa"/>
            <w:gridSpan w:val="3"/>
            <w:tcBorders>
              <w:bottom w:val="single" w:sz="4" w:space="0" w:color="auto"/>
            </w:tcBorders>
          </w:tcPr>
          <w:p w14:paraId="6F9C348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表</w:t>
            </w:r>
            <w:r>
              <w:rPr>
                <w:rFonts w:hint="eastAsia"/>
                <w:color w:val="000000"/>
                <w:sz w:val="18"/>
              </w:rPr>
              <w:t xml:space="preserve"> comment</w:t>
            </w:r>
            <w:r>
              <w:rPr>
                <w:rFonts w:hint="eastAsia"/>
                <w:color w:val="000000"/>
                <w:sz w:val="18"/>
              </w:rPr>
              <w:t>（评论表）</w:t>
            </w:r>
          </w:p>
        </w:tc>
      </w:tr>
      <w:tr w:rsidR="00000000" w14:paraId="0F68BB98" w14:textId="77777777">
        <w:tc>
          <w:tcPr>
            <w:tcW w:w="112pt" w:type="dxa"/>
            <w:shd w:val="clear" w:color="auto" w:fill="D9D9D9"/>
          </w:tcPr>
          <w:p w14:paraId="52507B28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列名</w:t>
            </w:r>
          </w:p>
        </w:tc>
        <w:tc>
          <w:tcPr>
            <w:tcW w:w="123.20pt" w:type="dxa"/>
            <w:shd w:val="clear" w:color="auto" w:fill="D9D9D9"/>
          </w:tcPr>
          <w:p w14:paraId="74918E7C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数据类型（精度范围）</w:t>
            </w:r>
          </w:p>
        </w:tc>
        <w:tc>
          <w:tcPr>
            <w:tcW w:w="84pt" w:type="dxa"/>
            <w:shd w:val="clear" w:color="auto" w:fill="D9D9D9"/>
          </w:tcPr>
          <w:p w14:paraId="0F142CE7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空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非空</w:t>
            </w:r>
          </w:p>
        </w:tc>
        <w:tc>
          <w:tcPr>
            <w:tcW w:w="111.40pt" w:type="dxa"/>
            <w:shd w:val="clear" w:color="auto" w:fill="D9D9D9"/>
          </w:tcPr>
          <w:p w14:paraId="140B4528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约束条件</w:t>
            </w:r>
          </w:p>
        </w:tc>
      </w:tr>
      <w:tr w:rsidR="00000000" w14:paraId="1E5E161F" w14:textId="77777777">
        <w:tc>
          <w:tcPr>
            <w:tcW w:w="112pt" w:type="dxa"/>
          </w:tcPr>
          <w:p w14:paraId="3FF1623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commentId </w:t>
            </w:r>
          </w:p>
        </w:tc>
        <w:tc>
          <w:tcPr>
            <w:tcW w:w="123.20pt" w:type="dxa"/>
          </w:tcPr>
          <w:p w14:paraId="2A51304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BIGINT UNSIGNED </w:t>
            </w:r>
          </w:p>
        </w:tc>
        <w:tc>
          <w:tcPr>
            <w:tcW w:w="84pt" w:type="dxa"/>
          </w:tcPr>
          <w:p w14:paraId="07B5969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NOT NULL</w:t>
            </w:r>
          </w:p>
        </w:tc>
        <w:tc>
          <w:tcPr>
            <w:tcW w:w="111.40pt" w:type="dxa"/>
          </w:tcPr>
          <w:p w14:paraId="5C5E07C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PRIMARY KEY, AUTO_INCREMENT</w:t>
            </w:r>
          </w:p>
        </w:tc>
      </w:tr>
      <w:tr w:rsidR="00000000" w14:paraId="2E0AC10D" w14:textId="77777777">
        <w:tc>
          <w:tcPr>
            <w:tcW w:w="112pt" w:type="dxa"/>
          </w:tcPr>
          <w:p w14:paraId="1A83642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targetType  </w:t>
            </w:r>
          </w:p>
        </w:tc>
        <w:tc>
          <w:tcPr>
            <w:tcW w:w="123.20pt" w:type="dxa"/>
          </w:tcPr>
          <w:p w14:paraId="3DA5EB2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TINYINT UNSIGNED  </w:t>
            </w:r>
          </w:p>
        </w:tc>
        <w:tc>
          <w:tcPr>
            <w:tcW w:w="84pt" w:type="dxa"/>
          </w:tcPr>
          <w:p w14:paraId="213C3AB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NOT NULL</w:t>
            </w:r>
          </w:p>
        </w:tc>
        <w:tc>
          <w:tcPr>
            <w:tcW w:w="111.40pt" w:type="dxa"/>
          </w:tcPr>
          <w:p w14:paraId="1EA4A99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0B4EE010" w14:textId="77777777">
        <w:tc>
          <w:tcPr>
            <w:tcW w:w="112pt" w:type="dxa"/>
          </w:tcPr>
          <w:p w14:paraId="6D9CD63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targetId  </w:t>
            </w:r>
          </w:p>
        </w:tc>
        <w:tc>
          <w:tcPr>
            <w:tcW w:w="123.20pt" w:type="dxa"/>
          </w:tcPr>
          <w:p w14:paraId="34D36C5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BIGINT UNSIGNED </w:t>
            </w:r>
          </w:p>
        </w:tc>
        <w:tc>
          <w:tcPr>
            <w:tcW w:w="84pt" w:type="dxa"/>
          </w:tcPr>
          <w:p w14:paraId="2DF0872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NOT NULL</w:t>
            </w:r>
          </w:p>
        </w:tc>
        <w:tc>
          <w:tcPr>
            <w:tcW w:w="111.40pt" w:type="dxa"/>
          </w:tcPr>
          <w:p w14:paraId="7F7D771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06B98493" w14:textId="77777777">
        <w:tc>
          <w:tcPr>
            <w:tcW w:w="112pt" w:type="dxa"/>
          </w:tcPr>
          <w:p w14:paraId="6BF6818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userId    </w:t>
            </w:r>
          </w:p>
        </w:tc>
        <w:tc>
          <w:tcPr>
            <w:tcW w:w="123.20pt" w:type="dxa"/>
          </w:tcPr>
          <w:p w14:paraId="6AD40F5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BIGINT UNSIGNED </w:t>
            </w:r>
          </w:p>
        </w:tc>
        <w:tc>
          <w:tcPr>
            <w:tcW w:w="84pt" w:type="dxa"/>
          </w:tcPr>
          <w:p w14:paraId="645CE9F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NOT NULL</w:t>
            </w:r>
          </w:p>
        </w:tc>
        <w:tc>
          <w:tcPr>
            <w:tcW w:w="111.40pt" w:type="dxa"/>
          </w:tcPr>
          <w:p w14:paraId="5B87E06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FOREIGN KEY </w:t>
            </w:r>
            <w:r>
              <w:rPr>
                <w:rFonts w:hint="eastAsia"/>
                <w:color w:val="000000"/>
                <w:sz w:val="18"/>
              </w:rPr>
              <w:t>→</w:t>
            </w:r>
            <w:r>
              <w:rPr>
                <w:rFonts w:hint="eastAsia"/>
                <w:color w:val="000000"/>
                <w:sz w:val="18"/>
              </w:rPr>
              <w:t xml:space="preserve"> user(userId) ON DELETE CASCADE</w:t>
            </w:r>
          </w:p>
        </w:tc>
      </w:tr>
      <w:tr w:rsidR="00000000" w14:paraId="48B01A42" w14:textId="77777777">
        <w:tc>
          <w:tcPr>
            <w:tcW w:w="112pt" w:type="dxa"/>
          </w:tcPr>
          <w:p w14:paraId="161FC01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content         </w:t>
            </w:r>
          </w:p>
        </w:tc>
        <w:tc>
          <w:tcPr>
            <w:tcW w:w="123.20pt" w:type="dxa"/>
          </w:tcPr>
          <w:p w14:paraId="5B19E1A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TEXT  </w:t>
            </w:r>
          </w:p>
        </w:tc>
        <w:tc>
          <w:tcPr>
            <w:tcW w:w="84pt" w:type="dxa"/>
          </w:tcPr>
          <w:p w14:paraId="0AF31B6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NOT NULL</w:t>
            </w:r>
          </w:p>
        </w:tc>
        <w:tc>
          <w:tcPr>
            <w:tcW w:w="111.40pt" w:type="dxa"/>
          </w:tcPr>
          <w:p w14:paraId="2B6E7CA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485105E2" w14:textId="77777777">
        <w:tc>
          <w:tcPr>
            <w:tcW w:w="112pt" w:type="dxa"/>
          </w:tcPr>
          <w:p w14:paraId="26EC33C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publishTime </w:t>
            </w:r>
          </w:p>
        </w:tc>
        <w:tc>
          <w:tcPr>
            <w:tcW w:w="123.20pt" w:type="dxa"/>
          </w:tcPr>
          <w:p w14:paraId="4E8B8FB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DATETIME     </w:t>
            </w:r>
          </w:p>
        </w:tc>
        <w:tc>
          <w:tcPr>
            <w:tcW w:w="84pt" w:type="dxa"/>
          </w:tcPr>
          <w:p w14:paraId="5B16512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NOT NULL</w:t>
            </w:r>
          </w:p>
        </w:tc>
        <w:tc>
          <w:tcPr>
            <w:tcW w:w="111.40pt" w:type="dxa"/>
          </w:tcPr>
          <w:p w14:paraId="02350D6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DEFAULT CURRENT_TIMESTAMP</w:t>
            </w:r>
          </w:p>
        </w:tc>
      </w:tr>
      <w:tr w:rsidR="00000000" w14:paraId="4096492C" w14:textId="77777777">
        <w:tc>
          <w:tcPr>
            <w:tcW w:w="112pt" w:type="dxa"/>
            <w:tcBorders>
              <w:bottom w:val="single" w:sz="4" w:space="0" w:color="auto"/>
            </w:tcBorders>
          </w:tcPr>
          <w:p w14:paraId="675B8F8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auditStatus </w:t>
            </w:r>
          </w:p>
        </w:tc>
        <w:tc>
          <w:tcPr>
            <w:tcW w:w="123.20pt" w:type="dxa"/>
          </w:tcPr>
          <w:p w14:paraId="3E9E62D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TINYINT UNSIGNED  </w:t>
            </w:r>
          </w:p>
        </w:tc>
        <w:tc>
          <w:tcPr>
            <w:tcW w:w="84pt" w:type="dxa"/>
          </w:tcPr>
          <w:p w14:paraId="5D42DDC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NOT NULL</w:t>
            </w:r>
          </w:p>
        </w:tc>
        <w:tc>
          <w:tcPr>
            <w:tcW w:w="111.40pt" w:type="dxa"/>
          </w:tcPr>
          <w:p w14:paraId="6942BE9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DEFAULT 0</w:t>
            </w:r>
          </w:p>
        </w:tc>
      </w:tr>
      <w:tr w:rsidR="00000000" w14:paraId="31EC7231" w14:textId="77777777">
        <w:trPr>
          <w:cantSplit/>
        </w:trPr>
        <w:tc>
          <w:tcPr>
            <w:tcW w:w="112pt" w:type="dxa"/>
            <w:shd w:val="clear" w:color="auto" w:fill="D9D9D9"/>
          </w:tcPr>
          <w:p w14:paraId="6081FE2A" w14:textId="77777777" w:rsidR="00000000" w:rsidRDefault="00000000">
            <w:pPr>
              <w:pStyle w:val="a7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lastRenderedPageBreak/>
              <w:t>补充说明</w:t>
            </w:r>
          </w:p>
        </w:tc>
        <w:tc>
          <w:tcPr>
            <w:tcW w:w="318.60pt" w:type="dxa"/>
            <w:gridSpan w:val="3"/>
          </w:tcPr>
          <w:p w14:paraId="760081A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1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targetType </w:t>
            </w:r>
            <w:r>
              <w:rPr>
                <w:rFonts w:hint="eastAsia"/>
                <w:color w:val="000000"/>
                <w:sz w:val="18"/>
              </w:rPr>
              <w:t>取值：</w:t>
            </w:r>
            <w:r>
              <w:rPr>
                <w:rFonts w:hint="eastAsia"/>
                <w:color w:val="000000"/>
                <w:sz w:val="18"/>
              </w:rPr>
              <w:t>0=</w:t>
            </w:r>
            <w:r>
              <w:rPr>
                <w:rFonts w:hint="eastAsia"/>
                <w:color w:val="000000"/>
                <w:sz w:val="18"/>
              </w:rPr>
              <w:t>商品，</w:t>
            </w:r>
            <w:r>
              <w:rPr>
                <w:rFonts w:hint="eastAsia"/>
                <w:color w:val="000000"/>
                <w:sz w:val="18"/>
              </w:rPr>
              <w:t>1=</w:t>
            </w:r>
            <w:r>
              <w:rPr>
                <w:rFonts w:hint="eastAsia"/>
                <w:color w:val="000000"/>
                <w:sz w:val="18"/>
              </w:rPr>
              <w:t>猫咪。</w:t>
            </w:r>
            <w:r>
              <w:rPr>
                <w:rFonts w:hint="eastAsia"/>
                <w:color w:val="000000"/>
                <w:sz w:val="18"/>
              </w:rPr>
              <w:t xml:space="preserve">targetId </w:t>
            </w:r>
            <w:r>
              <w:rPr>
                <w:rFonts w:hint="eastAsia"/>
                <w:color w:val="000000"/>
                <w:sz w:val="18"/>
              </w:rPr>
              <w:t>为对应表的</w:t>
            </w:r>
            <w:r>
              <w:rPr>
                <w:rFonts w:hint="eastAsia"/>
                <w:color w:val="000000"/>
                <w:sz w:val="18"/>
              </w:rPr>
              <w:t xml:space="preserve"> ID</w:t>
            </w: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 xml:space="preserve">productId </w:t>
            </w:r>
            <w:r>
              <w:rPr>
                <w:rFonts w:hint="eastAsia"/>
                <w:color w:val="000000"/>
                <w:sz w:val="18"/>
              </w:rPr>
              <w:t>或</w:t>
            </w:r>
            <w:r>
              <w:rPr>
                <w:rFonts w:hint="eastAsia"/>
                <w:color w:val="000000"/>
                <w:sz w:val="18"/>
              </w:rPr>
              <w:t xml:space="preserve"> catId</w:t>
            </w:r>
            <w:r>
              <w:rPr>
                <w:rFonts w:hint="eastAsia"/>
                <w:color w:val="000000"/>
                <w:sz w:val="18"/>
              </w:rPr>
              <w:t>）。</w:t>
            </w:r>
          </w:p>
          <w:p w14:paraId="0C7AA8D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2</w:t>
            </w:r>
            <w:r>
              <w:rPr>
                <w:rFonts w:hint="eastAsia"/>
                <w:color w:val="000000"/>
                <w:sz w:val="18"/>
              </w:rPr>
              <w:t>）该设计使一张</w:t>
            </w:r>
            <w:r>
              <w:rPr>
                <w:rFonts w:hint="eastAsia"/>
                <w:color w:val="000000"/>
                <w:sz w:val="18"/>
              </w:rPr>
              <w:t xml:space="preserve"> comment </w:t>
            </w:r>
            <w:r>
              <w:rPr>
                <w:rFonts w:hint="eastAsia"/>
                <w:color w:val="000000"/>
                <w:sz w:val="18"/>
              </w:rPr>
              <w:t>表同时支持商品评论和猫咪评论，避免建两张独立评论表。</w:t>
            </w:r>
          </w:p>
          <w:p w14:paraId="58AB99A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3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targetId </w:t>
            </w:r>
            <w:r>
              <w:rPr>
                <w:rFonts w:hint="eastAsia"/>
                <w:color w:val="000000"/>
                <w:sz w:val="18"/>
              </w:rPr>
              <w:t>为软引用（无外键约束），因为外键无法同时指向两张不同的表。应用层在发表评论时通过</w:t>
            </w:r>
            <w:r>
              <w:rPr>
                <w:rFonts w:hint="eastAsia"/>
                <w:color w:val="000000"/>
                <w:sz w:val="18"/>
              </w:rPr>
              <w:t xml:space="preserve"> _resolve_target </w:t>
            </w:r>
            <w:r>
              <w:rPr>
                <w:rFonts w:hint="eastAsia"/>
                <w:color w:val="000000"/>
                <w:sz w:val="18"/>
              </w:rPr>
              <w:t>函数校验目标是否存在；删除猫咪或商品时由</w:t>
            </w:r>
            <w:r>
              <w:rPr>
                <w:rFonts w:hint="eastAsia"/>
                <w:color w:val="000000"/>
                <w:sz w:val="18"/>
              </w:rPr>
              <w:t xml:space="preserve"> cleanup.py </w:t>
            </w:r>
            <w:r>
              <w:rPr>
                <w:rFonts w:hint="eastAsia"/>
                <w:color w:val="000000"/>
                <w:sz w:val="18"/>
              </w:rPr>
              <w:t>负责清理关联评论。如未清理，评论将指向无效的</w:t>
            </w:r>
            <w:r>
              <w:rPr>
                <w:rFonts w:hint="eastAsia"/>
                <w:color w:val="000000"/>
                <w:sz w:val="18"/>
              </w:rPr>
              <w:t xml:space="preserve"> targetId</w:t>
            </w:r>
            <w:r>
              <w:rPr>
                <w:rFonts w:hint="eastAsia"/>
                <w:color w:val="000000"/>
                <w:sz w:val="18"/>
              </w:rPr>
              <w:t>。</w:t>
            </w:r>
          </w:p>
          <w:p w14:paraId="4A3307F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4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auditStatus </w:t>
            </w:r>
            <w:r>
              <w:rPr>
                <w:rFonts w:hint="eastAsia"/>
                <w:color w:val="000000"/>
                <w:sz w:val="18"/>
              </w:rPr>
              <w:t>取值：</w:t>
            </w:r>
            <w:r>
              <w:rPr>
                <w:rFonts w:hint="eastAsia"/>
                <w:color w:val="000000"/>
                <w:sz w:val="18"/>
              </w:rPr>
              <w:t>0=</w:t>
            </w:r>
            <w:r>
              <w:rPr>
                <w:rFonts w:hint="eastAsia"/>
                <w:color w:val="000000"/>
                <w:sz w:val="18"/>
              </w:rPr>
              <w:t>待审核（默认），</w:t>
            </w:r>
            <w:r>
              <w:rPr>
                <w:rFonts w:hint="eastAsia"/>
                <w:color w:val="000000"/>
                <w:sz w:val="18"/>
              </w:rPr>
              <w:t>1=</w:t>
            </w:r>
            <w:r>
              <w:rPr>
                <w:rFonts w:hint="eastAsia"/>
                <w:color w:val="000000"/>
                <w:sz w:val="18"/>
              </w:rPr>
              <w:t>已通过，</w:t>
            </w:r>
            <w:r>
              <w:rPr>
                <w:rFonts w:hint="eastAsia"/>
                <w:color w:val="000000"/>
                <w:sz w:val="18"/>
              </w:rPr>
              <w:t>2=</w:t>
            </w:r>
            <w:r>
              <w:rPr>
                <w:rFonts w:hint="eastAsia"/>
                <w:color w:val="000000"/>
                <w:sz w:val="18"/>
              </w:rPr>
              <w:t>已拒绝。公开列表只展示</w:t>
            </w:r>
            <w:r>
              <w:rPr>
                <w:rFonts w:hint="eastAsia"/>
                <w:color w:val="000000"/>
                <w:sz w:val="18"/>
              </w:rPr>
              <w:t xml:space="preserve"> auditStatus=1 </w:t>
            </w:r>
            <w:r>
              <w:rPr>
                <w:rFonts w:hint="eastAsia"/>
                <w:color w:val="000000"/>
                <w:sz w:val="18"/>
              </w:rPr>
              <w:t>的评论。</w:t>
            </w:r>
          </w:p>
          <w:p w14:paraId="22C6711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5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>ON DELETE CASCADE</w:t>
            </w:r>
            <w:r>
              <w:rPr>
                <w:rFonts w:hint="eastAsia"/>
                <w:color w:val="000000"/>
                <w:sz w:val="18"/>
              </w:rPr>
              <w:t>：删除用户时，自动级联删除该用户的所有评论。这避免了评论出现无效</w:t>
            </w:r>
            <w:r>
              <w:rPr>
                <w:rFonts w:hint="eastAsia"/>
                <w:color w:val="000000"/>
                <w:sz w:val="18"/>
              </w:rPr>
              <w:t xml:space="preserve"> userId </w:t>
            </w:r>
            <w:r>
              <w:rPr>
                <w:rFonts w:hint="eastAsia"/>
                <w:color w:val="000000"/>
                <w:sz w:val="18"/>
              </w:rPr>
              <w:t>的情况。但如果用户发表过大量有价值的评论，此策略可能需要重新评估（在课程设计场景下可接受）。</w:t>
            </w:r>
          </w:p>
        </w:tc>
      </w:tr>
    </w:tbl>
    <w:p w14:paraId="56E5938C" w14:textId="77777777" w:rsidR="00000000" w:rsidRDefault="00000000">
      <w:pPr>
        <w:numPr>
          <w:ins w:id="39" w:author="lixu" w:date="2002-05-24T13:27:00Z"/>
        </w:numPr>
        <w:rPr>
          <w:rFonts w:hint="eastAsia"/>
          <w:i/>
          <w:iCs/>
          <w:color w:val="000000"/>
        </w:rPr>
      </w:pPr>
    </w:p>
    <w:p w14:paraId="405A4238" w14:textId="77777777" w:rsidR="00000000" w:rsidRDefault="00000000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4</w:t>
      </w:r>
      <w:r>
        <w:rPr>
          <w:color w:val="000000"/>
        </w:rPr>
        <w:t>.</w:t>
      </w:r>
      <w:r>
        <w:rPr>
          <w:rFonts w:hint="eastAsia"/>
          <w:color w:val="000000"/>
        </w:rPr>
        <w:t xml:space="preserve">6 </w:t>
      </w:r>
      <w:r>
        <w:rPr>
          <w:rFonts w:hint="eastAsia"/>
          <w:color w:val="000000"/>
        </w:rPr>
        <w:t>表</w:t>
      </w:r>
      <w:r>
        <w:rPr>
          <w:rFonts w:hint="eastAsia"/>
          <w:color w:val="000000"/>
        </w:rPr>
        <w:t xml:space="preserve"> likes</w:t>
      </w:r>
      <w:r>
        <w:rPr>
          <w:rFonts w:hint="eastAsia"/>
          <w:color w:val="000000"/>
        </w:rPr>
        <w:t>（点赞表）</w:t>
      </w:r>
    </w:p>
    <w:tbl>
      <w:tblPr>
        <w:tblW w:w="0pt" w:type="auto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2131"/>
        <w:gridCol w:w="2377"/>
        <w:gridCol w:w="1589"/>
        <w:gridCol w:w="2289"/>
      </w:tblGrid>
      <w:tr w:rsidR="00000000" w14:paraId="4E0C7FBD" w14:textId="77777777">
        <w:trPr>
          <w:cantSplit/>
        </w:trPr>
        <w:tc>
          <w:tcPr>
            <w:tcW w:w="112pt" w:type="dxa"/>
            <w:tcBorders>
              <w:bottom w:val="single" w:sz="4" w:space="0" w:color="auto"/>
            </w:tcBorders>
            <w:shd w:val="clear" w:color="auto" w:fill="D9D9D9"/>
          </w:tcPr>
          <w:p w14:paraId="61AB2872" w14:textId="77777777" w:rsidR="00000000" w:rsidRDefault="00000000">
            <w:pPr>
              <w:pStyle w:val="a7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表名</w:t>
            </w:r>
          </w:p>
        </w:tc>
        <w:tc>
          <w:tcPr>
            <w:tcW w:w="318.60pt" w:type="dxa"/>
            <w:gridSpan w:val="3"/>
            <w:tcBorders>
              <w:bottom w:val="single" w:sz="4" w:space="0" w:color="auto"/>
            </w:tcBorders>
          </w:tcPr>
          <w:p w14:paraId="7E3B8FE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表</w:t>
            </w:r>
            <w:r>
              <w:rPr>
                <w:rFonts w:hint="eastAsia"/>
                <w:color w:val="000000"/>
                <w:sz w:val="18"/>
              </w:rPr>
              <w:t xml:space="preserve"> likes</w:t>
            </w:r>
            <w:r>
              <w:rPr>
                <w:rFonts w:hint="eastAsia"/>
                <w:color w:val="000000"/>
                <w:sz w:val="18"/>
              </w:rPr>
              <w:t>（点赞表）</w:t>
            </w:r>
          </w:p>
        </w:tc>
      </w:tr>
      <w:tr w:rsidR="00000000" w14:paraId="459747C7" w14:textId="77777777">
        <w:tc>
          <w:tcPr>
            <w:tcW w:w="112pt" w:type="dxa"/>
            <w:shd w:val="clear" w:color="auto" w:fill="D9D9D9"/>
          </w:tcPr>
          <w:p w14:paraId="508D4203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列名</w:t>
            </w:r>
          </w:p>
        </w:tc>
        <w:tc>
          <w:tcPr>
            <w:tcW w:w="123.20pt" w:type="dxa"/>
            <w:shd w:val="clear" w:color="auto" w:fill="D9D9D9"/>
          </w:tcPr>
          <w:p w14:paraId="562A4A73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数据类型（精度范围）</w:t>
            </w:r>
          </w:p>
        </w:tc>
        <w:tc>
          <w:tcPr>
            <w:tcW w:w="84pt" w:type="dxa"/>
            <w:shd w:val="clear" w:color="auto" w:fill="D9D9D9"/>
          </w:tcPr>
          <w:p w14:paraId="2F77040E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空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非空</w:t>
            </w:r>
          </w:p>
        </w:tc>
        <w:tc>
          <w:tcPr>
            <w:tcW w:w="111.40pt" w:type="dxa"/>
            <w:shd w:val="clear" w:color="auto" w:fill="D9D9D9"/>
          </w:tcPr>
          <w:p w14:paraId="03E3649B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约束条件</w:t>
            </w:r>
          </w:p>
        </w:tc>
      </w:tr>
      <w:tr w:rsidR="00000000" w14:paraId="3E46609A" w14:textId="77777777">
        <w:tc>
          <w:tcPr>
            <w:tcW w:w="112pt" w:type="dxa"/>
          </w:tcPr>
          <w:p w14:paraId="57A9835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likeId   </w:t>
            </w:r>
          </w:p>
        </w:tc>
        <w:tc>
          <w:tcPr>
            <w:tcW w:w="123.20pt" w:type="dxa"/>
          </w:tcPr>
          <w:p w14:paraId="1D20AFF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BIGINT UNSIGNED </w:t>
            </w:r>
          </w:p>
        </w:tc>
        <w:tc>
          <w:tcPr>
            <w:tcW w:w="84pt" w:type="dxa"/>
          </w:tcPr>
          <w:p w14:paraId="0A0A9CC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 NULL </w:t>
            </w:r>
          </w:p>
        </w:tc>
        <w:tc>
          <w:tcPr>
            <w:tcW w:w="111.40pt" w:type="dxa"/>
          </w:tcPr>
          <w:p w14:paraId="542C305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PRIMARY KEY, AUTO_INCREMENT</w:t>
            </w:r>
          </w:p>
        </w:tc>
      </w:tr>
      <w:tr w:rsidR="00000000" w14:paraId="7982E1C4" w14:textId="77777777">
        <w:tc>
          <w:tcPr>
            <w:tcW w:w="112pt" w:type="dxa"/>
          </w:tcPr>
          <w:p w14:paraId="2CF4D13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likeType </w:t>
            </w:r>
          </w:p>
        </w:tc>
        <w:tc>
          <w:tcPr>
            <w:tcW w:w="123.20pt" w:type="dxa"/>
          </w:tcPr>
          <w:p w14:paraId="470BA3B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TINYINT UNSIGNED</w:t>
            </w:r>
          </w:p>
        </w:tc>
        <w:tc>
          <w:tcPr>
            <w:tcW w:w="84pt" w:type="dxa"/>
          </w:tcPr>
          <w:p w14:paraId="24958BA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 NULL </w:t>
            </w:r>
          </w:p>
        </w:tc>
        <w:tc>
          <w:tcPr>
            <w:tcW w:w="111.40pt" w:type="dxa"/>
          </w:tcPr>
          <w:p w14:paraId="181BB1D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5CB7E5B0" w14:textId="77777777">
        <w:tc>
          <w:tcPr>
            <w:tcW w:w="112pt" w:type="dxa"/>
          </w:tcPr>
          <w:p w14:paraId="2D1C19C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objectId </w:t>
            </w:r>
          </w:p>
        </w:tc>
        <w:tc>
          <w:tcPr>
            <w:tcW w:w="123.20pt" w:type="dxa"/>
          </w:tcPr>
          <w:p w14:paraId="2A15F7F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BIGINT UNSIGNED </w:t>
            </w:r>
          </w:p>
        </w:tc>
        <w:tc>
          <w:tcPr>
            <w:tcW w:w="84pt" w:type="dxa"/>
          </w:tcPr>
          <w:p w14:paraId="27D7285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 NULL </w:t>
            </w:r>
          </w:p>
        </w:tc>
        <w:tc>
          <w:tcPr>
            <w:tcW w:w="111.40pt" w:type="dxa"/>
          </w:tcPr>
          <w:p w14:paraId="0434128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2D20FED2" w14:textId="77777777">
        <w:tc>
          <w:tcPr>
            <w:tcW w:w="112pt" w:type="dxa"/>
          </w:tcPr>
          <w:p w14:paraId="15F37B9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userId    </w:t>
            </w:r>
          </w:p>
        </w:tc>
        <w:tc>
          <w:tcPr>
            <w:tcW w:w="123.20pt" w:type="dxa"/>
          </w:tcPr>
          <w:p w14:paraId="38D808F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BIGINT UNSIGNED </w:t>
            </w:r>
          </w:p>
        </w:tc>
        <w:tc>
          <w:tcPr>
            <w:tcW w:w="84pt" w:type="dxa"/>
          </w:tcPr>
          <w:p w14:paraId="52DDF5A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 NULL </w:t>
            </w:r>
          </w:p>
        </w:tc>
        <w:tc>
          <w:tcPr>
            <w:tcW w:w="111.40pt" w:type="dxa"/>
          </w:tcPr>
          <w:p w14:paraId="2824F6E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FOREIGN KEY </w:t>
            </w:r>
            <w:r>
              <w:rPr>
                <w:rFonts w:hint="eastAsia"/>
                <w:color w:val="000000"/>
                <w:sz w:val="18"/>
              </w:rPr>
              <w:t>→</w:t>
            </w:r>
            <w:r>
              <w:rPr>
                <w:rFonts w:hint="eastAsia"/>
                <w:color w:val="000000"/>
                <w:sz w:val="18"/>
              </w:rPr>
              <w:t xml:space="preserve"> user(userId) ON DELETE CASCADE</w:t>
            </w:r>
          </w:p>
        </w:tc>
      </w:tr>
      <w:tr w:rsidR="00000000" w14:paraId="487F8A56" w14:textId="77777777">
        <w:tc>
          <w:tcPr>
            <w:tcW w:w="112pt" w:type="dxa"/>
          </w:tcPr>
          <w:p w14:paraId="65DC7E4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linkUrl  </w:t>
            </w:r>
          </w:p>
        </w:tc>
        <w:tc>
          <w:tcPr>
            <w:tcW w:w="123.20pt" w:type="dxa"/>
          </w:tcPr>
          <w:p w14:paraId="56E5484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VARCHAR(255) </w:t>
            </w:r>
          </w:p>
        </w:tc>
        <w:tc>
          <w:tcPr>
            <w:tcW w:w="84pt" w:type="dxa"/>
          </w:tcPr>
          <w:p w14:paraId="3512A78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NULL </w:t>
            </w:r>
          </w:p>
        </w:tc>
        <w:tc>
          <w:tcPr>
            <w:tcW w:w="111.40pt" w:type="dxa"/>
          </w:tcPr>
          <w:p w14:paraId="27B0E64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</w:t>
            </w:r>
          </w:p>
        </w:tc>
      </w:tr>
      <w:tr w:rsidR="00000000" w14:paraId="0D1CA4ED" w14:textId="77777777">
        <w:tc>
          <w:tcPr>
            <w:tcW w:w="112pt" w:type="dxa"/>
            <w:tcBorders>
              <w:bottom w:val="single" w:sz="4" w:space="0" w:color="auto"/>
            </w:tcBorders>
          </w:tcPr>
          <w:p w14:paraId="5FEADCD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createTime </w:t>
            </w:r>
          </w:p>
        </w:tc>
        <w:tc>
          <w:tcPr>
            <w:tcW w:w="123.20pt" w:type="dxa"/>
          </w:tcPr>
          <w:p w14:paraId="5026BE2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DATETIME     </w:t>
            </w:r>
          </w:p>
        </w:tc>
        <w:tc>
          <w:tcPr>
            <w:tcW w:w="84pt" w:type="dxa"/>
          </w:tcPr>
          <w:p w14:paraId="795ACCA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NOT NULL </w:t>
            </w:r>
          </w:p>
        </w:tc>
        <w:tc>
          <w:tcPr>
            <w:tcW w:w="111.40pt" w:type="dxa"/>
          </w:tcPr>
          <w:p w14:paraId="2B6998E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DEFAULT CURRENT_TIMESTAMP</w:t>
            </w:r>
          </w:p>
        </w:tc>
      </w:tr>
      <w:tr w:rsidR="00000000" w14:paraId="048B17EE" w14:textId="77777777">
        <w:trPr>
          <w:cantSplit/>
        </w:trPr>
        <w:tc>
          <w:tcPr>
            <w:tcW w:w="112pt" w:type="dxa"/>
            <w:shd w:val="clear" w:color="auto" w:fill="D9D9D9"/>
          </w:tcPr>
          <w:p w14:paraId="1EEFCFFF" w14:textId="77777777" w:rsidR="00000000" w:rsidRDefault="00000000">
            <w:pPr>
              <w:pStyle w:val="a7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lastRenderedPageBreak/>
              <w:t>补充说明</w:t>
            </w:r>
          </w:p>
        </w:tc>
        <w:tc>
          <w:tcPr>
            <w:tcW w:w="318.60pt" w:type="dxa"/>
            <w:gridSpan w:val="3"/>
          </w:tcPr>
          <w:p w14:paraId="710B307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1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likeType </w:t>
            </w:r>
            <w:r>
              <w:rPr>
                <w:rFonts w:hint="eastAsia"/>
                <w:color w:val="000000"/>
                <w:sz w:val="18"/>
              </w:rPr>
              <w:t>取值：</w:t>
            </w:r>
            <w:r>
              <w:rPr>
                <w:rFonts w:hint="eastAsia"/>
                <w:color w:val="000000"/>
                <w:sz w:val="18"/>
              </w:rPr>
              <w:t>0=</w:t>
            </w:r>
            <w:r>
              <w:rPr>
                <w:rFonts w:hint="eastAsia"/>
                <w:color w:val="000000"/>
                <w:sz w:val="18"/>
              </w:rPr>
              <w:t>商品，</w:t>
            </w:r>
            <w:r>
              <w:rPr>
                <w:rFonts w:hint="eastAsia"/>
                <w:color w:val="000000"/>
                <w:sz w:val="18"/>
              </w:rPr>
              <w:t>1=</w:t>
            </w:r>
            <w:r>
              <w:rPr>
                <w:rFonts w:hint="eastAsia"/>
                <w:color w:val="000000"/>
                <w:sz w:val="18"/>
              </w:rPr>
              <w:t>评论，</w:t>
            </w:r>
            <w:r>
              <w:rPr>
                <w:rFonts w:hint="eastAsia"/>
                <w:color w:val="000000"/>
                <w:sz w:val="18"/>
              </w:rPr>
              <w:t>2=</w:t>
            </w:r>
            <w:r>
              <w:rPr>
                <w:rFonts w:hint="eastAsia"/>
                <w:color w:val="000000"/>
                <w:sz w:val="18"/>
              </w:rPr>
              <w:t>猫咪。</w:t>
            </w:r>
            <w:r>
              <w:rPr>
                <w:rFonts w:hint="eastAsia"/>
                <w:color w:val="000000"/>
                <w:sz w:val="18"/>
              </w:rPr>
              <w:t xml:space="preserve">objectId </w:t>
            </w:r>
            <w:r>
              <w:rPr>
                <w:rFonts w:hint="eastAsia"/>
                <w:color w:val="000000"/>
                <w:sz w:val="18"/>
              </w:rPr>
              <w:t>为对应表的</w:t>
            </w:r>
            <w:r>
              <w:rPr>
                <w:rFonts w:hint="eastAsia"/>
                <w:color w:val="000000"/>
                <w:sz w:val="18"/>
              </w:rPr>
              <w:t xml:space="preserve"> ID</w:t>
            </w:r>
            <w:r>
              <w:rPr>
                <w:rFonts w:hint="eastAsia"/>
                <w:color w:val="000000"/>
                <w:sz w:val="18"/>
              </w:rPr>
              <w:t>。</w:t>
            </w:r>
          </w:p>
          <w:p w14:paraId="554E51D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2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objectId </w:t>
            </w:r>
            <w:r>
              <w:rPr>
                <w:rFonts w:hint="eastAsia"/>
                <w:color w:val="000000"/>
                <w:sz w:val="18"/>
              </w:rPr>
              <w:t>为软引用（无外键约束），因为外键无法同时指向三张不同的表。应用层在点赞时校验对象是否存在；删除猫咪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商品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评论时由</w:t>
            </w:r>
            <w:r>
              <w:rPr>
                <w:rFonts w:hint="eastAsia"/>
                <w:color w:val="000000"/>
                <w:sz w:val="18"/>
              </w:rPr>
              <w:t xml:space="preserve"> cleanup.py </w:t>
            </w:r>
            <w:r>
              <w:rPr>
                <w:rFonts w:hint="eastAsia"/>
                <w:color w:val="000000"/>
                <w:sz w:val="18"/>
              </w:rPr>
              <w:t>负责清理关联点赞。如果未清理，点赞将指向无效的</w:t>
            </w:r>
            <w:r>
              <w:rPr>
                <w:rFonts w:hint="eastAsia"/>
                <w:color w:val="000000"/>
                <w:sz w:val="18"/>
              </w:rPr>
              <w:t xml:space="preserve"> objectId</w:t>
            </w:r>
            <w:r>
              <w:rPr>
                <w:rFonts w:hint="eastAsia"/>
                <w:color w:val="000000"/>
                <w:sz w:val="18"/>
              </w:rPr>
              <w:t>。</w:t>
            </w:r>
          </w:p>
          <w:p w14:paraId="38A6896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3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uk_user_like (userId, likeType, objectId) </w:t>
            </w:r>
            <w:r>
              <w:rPr>
                <w:rFonts w:hint="eastAsia"/>
                <w:color w:val="000000"/>
                <w:sz w:val="18"/>
              </w:rPr>
              <w:t>联合唯一索引从数据库层面保证同一用户不能对同一对象重复点赞。应用层也会先检查再插入，双重防护。</w:t>
            </w:r>
          </w:p>
          <w:p w14:paraId="67F3497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4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linkUrl </w:t>
            </w:r>
            <w:r>
              <w:rPr>
                <w:rFonts w:hint="eastAsia"/>
                <w:color w:val="000000"/>
                <w:sz w:val="18"/>
              </w:rPr>
              <w:t>用于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我的点赞</w:t>
            </w:r>
            <w:r>
              <w:rPr>
                <w:rFonts w:hint="eastAsia"/>
                <w:color w:val="000000"/>
                <w:sz w:val="18"/>
              </w:rPr>
              <w:t>"</w:t>
            </w:r>
            <w:r>
              <w:rPr>
                <w:rFonts w:hint="eastAsia"/>
                <w:color w:val="000000"/>
                <w:sz w:val="18"/>
              </w:rPr>
              <w:t>页面生成跳转链接，指向被点赞对象的详情页。允许</w:t>
            </w:r>
            <w:r>
              <w:rPr>
                <w:rFonts w:hint="eastAsia"/>
                <w:color w:val="000000"/>
                <w:sz w:val="18"/>
              </w:rPr>
              <w:t xml:space="preserve"> NULL</w:t>
            </w:r>
            <w:r>
              <w:rPr>
                <w:rFonts w:hint="eastAsia"/>
                <w:color w:val="000000"/>
                <w:sz w:val="18"/>
              </w:rPr>
              <w:t>，可后续填充。</w:t>
            </w:r>
          </w:p>
          <w:p w14:paraId="7B56CB9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5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>ON DELETE CASCADE</w:t>
            </w:r>
            <w:r>
              <w:rPr>
                <w:rFonts w:hint="eastAsia"/>
                <w:color w:val="000000"/>
                <w:sz w:val="18"/>
              </w:rPr>
              <w:t>：删除用户时，自动级联删除该用户的所有点赞记录。</w:t>
            </w:r>
          </w:p>
          <w:p w14:paraId="4BCCA2B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6</w:t>
            </w:r>
            <w:r>
              <w:rPr>
                <w:rFonts w:hint="eastAsia"/>
                <w:color w:val="000000"/>
                <w:sz w:val="18"/>
              </w:rPr>
              <w:t>）第三范式分析：所有非主键列均依赖于主键</w:t>
            </w:r>
            <w:r>
              <w:rPr>
                <w:rFonts w:hint="eastAsia"/>
                <w:color w:val="000000"/>
                <w:sz w:val="18"/>
              </w:rPr>
              <w:t xml:space="preserve"> likeId</w:t>
            </w:r>
            <w:r>
              <w:rPr>
                <w:rFonts w:hint="eastAsia"/>
                <w:color w:val="000000"/>
                <w:sz w:val="18"/>
              </w:rPr>
              <w:t>，且不存在传递依赖。</w:t>
            </w:r>
            <w:r>
              <w:rPr>
                <w:rFonts w:hint="eastAsia"/>
                <w:color w:val="000000"/>
                <w:sz w:val="18"/>
              </w:rPr>
              <w:t xml:space="preserve">linkUrl </w:t>
            </w:r>
            <w:r>
              <w:rPr>
                <w:rFonts w:hint="eastAsia"/>
                <w:color w:val="000000"/>
                <w:sz w:val="18"/>
              </w:rPr>
              <w:t>依赖</w:t>
            </w:r>
            <w:r>
              <w:rPr>
                <w:rFonts w:hint="eastAsia"/>
                <w:color w:val="000000"/>
                <w:sz w:val="18"/>
              </w:rPr>
              <w:t xml:space="preserve"> objectId</w:t>
            </w:r>
            <w:r>
              <w:rPr>
                <w:rFonts w:hint="eastAsia"/>
                <w:color w:val="000000"/>
                <w:sz w:val="18"/>
              </w:rPr>
              <w:t>，通过</w:t>
            </w:r>
            <w:r>
              <w:rPr>
                <w:rFonts w:hint="eastAsia"/>
                <w:color w:val="000000"/>
                <w:sz w:val="18"/>
              </w:rPr>
              <w:t xml:space="preserve"> likeType+objectId </w:t>
            </w:r>
            <w:r>
              <w:rPr>
                <w:rFonts w:hint="eastAsia"/>
                <w:color w:val="000000"/>
                <w:sz w:val="18"/>
              </w:rPr>
              <w:t>即可确定，但这属于业务逻辑层面的派生字段，存储</w:t>
            </w:r>
            <w:r>
              <w:rPr>
                <w:rFonts w:hint="eastAsia"/>
                <w:color w:val="000000"/>
                <w:sz w:val="18"/>
              </w:rPr>
              <w:t xml:space="preserve"> linkUrl </w:t>
            </w:r>
            <w:r>
              <w:rPr>
                <w:rFonts w:hint="eastAsia"/>
                <w:color w:val="000000"/>
                <w:sz w:val="18"/>
              </w:rPr>
              <w:t>是为了避免每次查点赞列表时都需要拼接跳转链接，是一种受控的冗余，符合实际使用需求。</w:t>
            </w:r>
          </w:p>
        </w:tc>
      </w:tr>
    </w:tbl>
    <w:p w14:paraId="6721C9F1" w14:textId="77777777" w:rsidR="00000000" w:rsidRDefault="00000000">
      <w:pPr>
        <w:numPr>
          <w:ins w:id="40" w:author="lixu" w:date="2002-05-24T13:27:00Z"/>
        </w:numPr>
        <w:rPr>
          <w:rFonts w:hint="eastAsia"/>
          <w:i/>
          <w:iCs/>
          <w:color w:val="000000"/>
        </w:rPr>
      </w:pPr>
    </w:p>
    <w:p w14:paraId="164D2381" w14:textId="77777777" w:rsidR="00000000" w:rsidRDefault="00000000">
      <w:pPr>
        <w:numPr>
          <w:ins w:id="41" w:author="lixu" w:date="2002-05-24T13:27:00Z"/>
        </w:numPr>
        <w:rPr>
          <w:rFonts w:hint="eastAsia"/>
          <w:i/>
          <w:iCs/>
          <w:color w:val="000000"/>
        </w:rPr>
      </w:pPr>
    </w:p>
    <w:p w14:paraId="2857D67E" w14:textId="77777777" w:rsidR="00000000" w:rsidRDefault="00000000">
      <w:pPr>
        <w:pStyle w:val="1"/>
        <w:spacing w:before="8.75pt" w:after="8.75pt"/>
        <w:rPr>
          <w:rFonts w:hint="eastAsia"/>
          <w:color w:val="000000"/>
        </w:rPr>
      </w:pPr>
      <w:bookmarkStart w:id="42" w:name="_Toc16478875"/>
      <w:r>
        <w:rPr>
          <w:rFonts w:hint="eastAsia"/>
          <w:color w:val="000000"/>
        </w:rPr>
        <w:t>5.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安全性设计</w:t>
      </w:r>
      <w:bookmarkEnd w:id="42"/>
    </w:p>
    <w:p w14:paraId="4CCC7651" w14:textId="77777777" w:rsidR="00000000" w:rsidRDefault="00000000">
      <w:pPr>
        <w:pStyle w:val="2"/>
        <w:rPr>
          <w:rFonts w:hint="eastAsia"/>
          <w:color w:val="000000"/>
        </w:rPr>
      </w:pPr>
      <w:bookmarkStart w:id="43" w:name="_Toc16478876"/>
      <w:r>
        <w:rPr>
          <w:rFonts w:hint="eastAsia"/>
          <w:color w:val="000000"/>
        </w:rPr>
        <w:t>5</w:t>
      </w:r>
      <w:r>
        <w:rPr>
          <w:color w:val="000000"/>
        </w:rPr>
        <w:t>.</w:t>
      </w:r>
      <w:r>
        <w:rPr>
          <w:rFonts w:hint="eastAsia"/>
          <w:color w:val="000000"/>
        </w:rPr>
        <w:t xml:space="preserve">1 </w:t>
      </w:r>
      <w:r>
        <w:rPr>
          <w:rFonts w:hint="eastAsia"/>
          <w:color w:val="000000"/>
        </w:rPr>
        <w:t>防止用户直接操作数据库的方法</w:t>
      </w:r>
      <w:bookmarkEnd w:id="43"/>
    </w:p>
    <w:p w14:paraId="5AE3D365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（1）MySQL 仅开放本地访问（bind-address: 127.0.0.1），不对外暴露 3306 端口。</w:t>
      </w:r>
    </w:p>
    <w:p w14:paraId="7131BEF4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（2）应用程序使用独立的数据库用户账号（非 root），遵循最小权限原则（详见 5.3）。</w:t>
      </w:r>
    </w:p>
    <w:p w14:paraId="1C777ABF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（3）所有数据库操作必须通过后端 FastAPI 应用进行，API 层对每个请求进行 JWT认证和权限校验（普通用户 / 管理员）。用户无法绕过应用直接连接数据库。</w:t>
      </w:r>
    </w:p>
    <w:p w14:paraId="2EACBEA4" w14:textId="77777777" w:rsidR="00000000" w:rsidRDefault="00000000">
      <w:pPr>
        <w:rPr>
          <w:rFonts w:hint="eastAsia"/>
          <w:color w:val="000000"/>
        </w:rPr>
      </w:pPr>
      <w:r>
        <w:rPr>
          <w:rFonts w:ascii="宋体" w:hAnsi="宋体" w:hint="eastAsia"/>
          <w:color w:val="000000"/>
        </w:rPr>
        <w:t>（4）数据库连接信息（用户名、密码）存储在 .env 文件中，该文件已被 .gitignore排除，不会提交到版本控制系统。对外提供 .env.example 模板，不含真实密码。</w:t>
      </w:r>
    </w:p>
    <w:p w14:paraId="341A5778" w14:textId="77777777" w:rsidR="00000000" w:rsidRDefault="00000000">
      <w:pPr>
        <w:pStyle w:val="2"/>
        <w:rPr>
          <w:rFonts w:hint="eastAsia"/>
          <w:color w:val="000000"/>
        </w:rPr>
      </w:pPr>
      <w:bookmarkStart w:id="44" w:name="_Toc16478877"/>
      <w:r>
        <w:rPr>
          <w:rFonts w:hint="eastAsia"/>
          <w:color w:val="000000"/>
        </w:rPr>
        <w:t>5</w:t>
      </w:r>
      <w:r>
        <w:rPr>
          <w:color w:val="000000"/>
        </w:rPr>
        <w:t>.</w:t>
      </w:r>
      <w:r>
        <w:rPr>
          <w:rFonts w:hint="eastAsia"/>
          <w:color w:val="000000"/>
        </w:rPr>
        <w:t xml:space="preserve">2 </w:t>
      </w:r>
      <w:r>
        <w:rPr>
          <w:rFonts w:hint="eastAsia"/>
          <w:color w:val="000000"/>
        </w:rPr>
        <w:t>用户帐号密码的加密方法</w:t>
      </w:r>
      <w:bookmarkEnd w:id="44"/>
    </w:p>
    <w:p w14:paraId="719A71C7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（1）用户密码在注册时由后端使用 bcrypt 算法（passlib 库）进行哈希处理，仅将哈希密文存入 userPassword 字段，数据库中不出现密码明文。</w:t>
      </w:r>
    </w:p>
    <w:p w14:paraId="4D0BE1AB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（2）登录时，后端从数据库取出密文，使用 bcrypt 的 verify 函数比对用户输入的密码，比对过程在内存中完成，不记录日志。</w:t>
      </w:r>
    </w:p>
    <w:p w14:paraId="5BDD390F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（3）bcrypt 算法内置盐值（salt），每次哈希结果不同，即使两个用户使用相同的明文密码，数据库中的密文也不同，有效防止彩虹表攻击。</w:t>
      </w:r>
    </w:p>
    <w:p w14:paraId="50E2C96B" w14:textId="77777777" w:rsidR="00000000" w:rsidRDefault="00000000">
      <w:pPr>
        <w:rPr>
          <w:rFonts w:hint="eastAsia"/>
          <w:color w:val="000000"/>
        </w:rPr>
      </w:pPr>
      <w:r>
        <w:rPr>
          <w:rFonts w:ascii="宋体" w:hAnsi="宋体" w:hint="eastAsia"/>
          <w:color w:val="000000"/>
        </w:rPr>
        <w:t>（4）登录接口对"用户名不存在"和"密码错误"统一返回 401 "用户名或密码错误"，不</w:t>
      </w:r>
      <w:r>
        <w:rPr>
          <w:rFonts w:ascii="宋体" w:hAnsi="宋体" w:hint="eastAsia"/>
          <w:color w:val="000000"/>
        </w:rPr>
        <w:lastRenderedPageBreak/>
        <w:t>区分具体原因，防止用户名枚举攻击。</w:t>
      </w:r>
    </w:p>
    <w:p w14:paraId="2755E6F6" w14:textId="77777777" w:rsidR="00000000" w:rsidRDefault="00000000">
      <w:pPr>
        <w:pStyle w:val="2"/>
        <w:rPr>
          <w:rFonts w:hint="eastAsia"/>
          <w:color w:val="000000"/>
        </w:rPr>
      </w:pPr>
      <w:bookmarkStart w:id="45" w:name="_Toc16478878"/>
      <w:r>
        <w:rPr>
          <w:rFonts w:hint="eastAsia"/>
          <w:color w:val="000000"/>
        </w:rPr>
        <w:t>5</w:t>
      </w:r>
      <w:r>
        <w:rPr>
          <w:color w:val="000000"/>
        </w:rPr>
        <w:t>.</w:t>
      </w:r>
      <w:r>
        <w:rPr>
          <w:rFonts w:hint="eastAsia"/>
          <w:color w:val="000000"/>
        </w:rPr>
        <w:t xml:space="preserve">3 </w:t>
      </w:r>
      <w:r>
        <w:rPr>
          <w:rFonts w:hint="eastAsia"/>
          <w:color w:val="000000"/>
        </w:rPr>
        <w:t>角色与权限</w:t>
      </w:r>
      <w:bookmarkEnd w:id="45"/>
    </w:p>
    <w:p w14:paraId="258A4416" w14:textId="77777777" w:rsidR="00000000" w:rsidRDefault="00000000">
      <w:pPr>
        <w:rPr>
          <w:rFonts w:hint="eastAsia"/>
          <w:i/>
          <w:iCs/>
          <w:color w:val="000000"/>
        </w:rPr>
      </w:pPr>
      <w:r>
        <w:rPr>
          <w:rFonts w:ascii="宋体" w:hAnsi="宋体" w:hint="eastAsia"/>
          <w:b/>
          <w:bCs/>
          <w:i/>
          <w:iCs/>
          <w:color w:val="000000"/>
        </w:rPr>
        <w:t>提示：</w:t>
      </w:r>
      <w:r>
        <w:rPr>
          <w:rFonts w:hint="eastAsia"/>
          <w:i/>
          <w:iCs/>
          <w:color w:val="000000"/>
        </w:rPr>
        <w:t>确定每个角色对数据库表的操作权限，如创建、检索、更新、删除等。每个角色拥有刚好能够完成任务的权限，不多也不少。在应用时再为用户分配角色，则每个用户的权限等于他所兼角色的权限之和。</w:t>
      </w:r>
    </w:p>
    <w:p w14:paraId="4462B5DE" w14:textId="77777777" w:rsidR="00000000" w:rsidRDefault="00000000">
      <w:pPr>
        <w:rPr>
          <w:rFonts w:hint="eastAsia"/>
          <w:color w:val="000000"/>
        </w:rPr>
      </w:pP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1923"/>
        <w:gridCol w:w="3135"/>
        <w:gridCol w:w="3436"/>
      </w:tblGrid>
      <w:tr w:rsidR="00000000" w14:paraId="6A390779" w14:textId="77777777">
        <w:tc>
          <w:tcPr>
            <w:tcW w:w="100.60pt" w:type="dxa"/>
            <w:shd w:val="clear" w:color="auto" w:fill="D9D9D9"/>
          </w:tcPr>
          <w:p w14:paraId="19E7D021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角色</w:t>
            </w:r>
          </w:p>
        </w:tc>
        <w:tc>
          <w:tcPr>
            <w:tcW w:w="156.80pt" w:type="dxa"/>
            <w:shd w:val="clear" w:color="auto" w:fill="D9D9D9"/>
          </w:tcPr>
          <w:p w14:paraId="6D284A97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可以访问的表与列</w:t>
            </w:r>
          </w:p>
        </w:tc>
        <w:tc>
          <w:tcPr>
            <w:tcW w:w="178.60pt" w:type="dxa"/>
            <w:shd w:val="clear" w:color="auto" w:fill="D9D9D9"/>
          </w:tcPr>
          <w:p w14:paraId="3DC2836F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操作权限</w:t>
            </w:r>
          </w:p>
        </w:tc>
      </w:tr>
      <w:tr w:rsidR="00000000" w14:paraId="3080C57C" w14:textId="77777777">
        <w:trPr>
          <w:cantSplit/>
        </w:trPr>
        <w:tc>
          <w:tcPr>
            <w:tcW w:w="100.60pt" w:type="dxa"/>
            <w:vMerge w:val="restart"/>
          </w:tcPr>
          <w:p w14:paraId="28E0981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  <w:p w14:paraId="4B3813E8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普通用户</w:t>
            </w:r>
            <w:r>
              <w:rPr>
                <w:rFonts w:hint="eastAsia"/>
                <w:color w:val="000000"/>
                <w:sz w:val="18"/>
              </w:rPr>
              <w:t xml:space="preserve"> </w:t>
            </w:r>
          </w:p>
        </w:tc>
        <w:tc>
          <w:tcPr>
            <w:tcW w:w="156.80pt" w:type="dxa"/>
          </w:tcPr>
          <w:p w14:paraId="41608BC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user:userId,userPassword,userName, userType,gender,birthday,userPhone, userAvatar   </w:t>
            </w:r>
          </w:p>
        </w:tc>
        <w:tc>
          <w:tcPr>
            <w:tcW w:w="178.60pt" w:type="dxa"/>
          </w:tcPr>
          <w:p w14:paraId="2FDF9C6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SELECT</w:t>
            </w:r>
            <w:r>
              <w:rPr>
                <w:rFonts w:hint="eastAsia"/>
                <w:color w:val="000000"/>
                <w:sz w:val="18"/>
              </w:rPr>
              <w:t>（自己的信息），</w:t>
            </w:r>
            <w:r>
              <w:rPr>
                <w:rFonts w:hint="eastAsia"/>
                <w:color w:val="000000"/>
                <w:sz w:val="18"/>
              </w:rPr>
              <w:t>UPDATE</w:t>
            </w:r>
            <w:r>
              <w:rPr>
                <w:rFonts w:hint="eastAsia"/>
                <w:color w:val="000000"/>
                <w:sz w:val="18"/>
              </w:rPr>
              <w:t>（自己的信息），</w:t>
            </w:r>
            <w:r>
              <w:rPr>
                <w:rFonts w:hint="eastAsia"/>
                <w:color w:val="000000"/>
                <w:sz w:val="18"/>
              </w:rPr>
              <w:t>INSERT</w:t>
            </w:r>
            <w:r>
              <w:rPr>
                <w:rFonts w:hint="eastAsia"/>
                <w:color w:val="000000"/>
                <w:sz w:val="18"/>
              </w:rPr>
              <w:t>（注册）</w:t>
            </w:r>
          </w:p>
        </w:tc>
      </w:tr>
      <w:tr w:rsidR="00000000" w14:paraId="21BB0606" w14:textId="77777777">
        <w:trPr>
          <w:cantSplit/>
        </w:trPr>
        <w:tc>
          <w:tcPr>
            <w:tcW w:w="100.60pt" w:type="dxa"/>
            <w:vMerge/>
          </w:tcPr>
          <w:p w14:paraId="5724EF4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56.80pt" w:type="dxa"/>
          </w:tcPr>
          <w:p w14:paraId="3EFB55D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product: </w:t>
            </w:r>
            <w:r>
              <w:rPr>
                <w:rFonts w:hint="eastAsia"/>
                <w:color w:val="000000"/>
                <w:sz w:val="18"/>
              </w:rPr>
              <w:t>全部列</w:t>
            </w:r>
          </w:p>
        </w:tc>
        <w:tc>
          <w:tcPr>
            <w:tcW w:w="178.60pt" w:type="dxa"/>
          </w:tcPr>
          <w:p w14:paraId="4B19396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SELECT</w:t>
            </w:r>
          </w:p>
        </w:tc>
      </w:tr>
      <w:tr w:rsidR="00000000" w14:paraId="1FD8432D" w14:textId="77777777">
        <w:trPr>
          <w:cantSplit/>
        </w:trPr>
        <w:tc>
          <w:tcPr>
            <w:tcW w:w="100.60pt" w:type="dxa"/>
            <w:vMerge/>
          </w:tcPr>
          <w:p w14:paraId="1EE2C81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56.80pt" w:type="dxa"/>
          </w:tcPr>
          <w:p w14:paraId="7D2388E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catinformation: </w:t>
            </w:r>
            <w:r>
              <w:rPr>
                <w:rFonts w:hint="eastAsia"/>
                <w:color w:val="000000"/>
                <w:sz w:val="18"/>
              </w:rPr>
              <w:t>全部列</w:t>
            </w:r>
          </w:p>
        </w:tc>
        <w:tc>
          <w:tcPr>
            <w:tcW w:w="178.60pt" w:type="dxa"/>
          </w:tcPr>
          <w:p w14:paraId="5748D31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SELECT</w:t>
            </w:r>
          </w:p>
        </w:tc>
      </w:tr>
      <w:tr w:rsidR="00000000" w14:paraId="63264B18" w14:textId="77777777">
        <w:trPr>
          <w:cantSplit/>
        </w:trPr>
        <w:tc>
          <w:tcPr>
            <w:tcW w:w="100.60pt" w:type="dxa"/>
            <w:vMerge/>
          </w:tcPr>
          <w:p w14:paraId="4695D2F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56.80pt" w:type="dxa"/>
          </w:tcPr>
          <w:p w14:paraId="7CCA26D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orders: </w:t>
            </w:r>
            <w:r>
              <w:rPr>
                <w:rFonts w:hint="eastAsia"/>
                <w:color w:val="000000"/>
                <w:sz w:val="18"/>
              </w:rPr>
              <w:t>全部列</w:t>
            </w:r>
            <w:r>
              <w:rPr>
                <w:rFonts w:hint="eastAsia"/>
                <w:color w:val="000000"/>
                <w:sz w:val="18"/>
              </w:rPr>
              <w:t xml:space="preserve">  </w:t>
            </w:r>
          </w:p>
        </w:tc>
        <w:tc>
          <w:tcPr>
            <w:tcW w:w="178.60pt" w:type="dxa"/>
          </w:tcPr>
          <w:p w14:paraId="7241D8C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SELECT</w:t>
            </w:r>
            <w:r>
              <w:rPr>
                <w:rFonts w:hint="eastAsia"/>
                <w:color w:val="000000"/>
                <w:sz w:val="18"/>
              </w:rPr>
              <w:t>（自己的订单），</w:t>
            </w:r>
            <w:r>
              <w:rPr>
                <w:rFonts w:hint="eastAsia"/>
                <w:color w:val="000000"/>
                <w:sz w:val="18"/>
              </w:rPr>
              <w:t>INSERT</w:t>
            </w:r>
            <w:r>
              <w:rPr>
                <w:rFonts w:hint="eastAsia"/>
                <w:color w:val="000000"/>
                <w:sz w:val="18"/>
              </w:rPr>
              <w:t>（下单），</w:t>
            </w:r>
            <w:r>
              <w:rPr>
                <w:rFonts w:hint="eastAsia"/>
                <w:color w:val="000000"/>
                <w:sz w:val="18"/>
              </w:rPr>
              <w:t>UPDATE</w:t>
            </w:r>
            <w:r>
              <w:rPr>
                <w:rFonts w:hint="eastAsia"/>
                <w:color w:val="000000"/>
                <w:sz w:val="18"/>
              </w:rPr>
              <w:t>（自己订单的联系方式），</w:t>
            </w:r>
            <w:r>
              <w:rPr>
                <w:rFonts w:hint="eastAsia"/>
                <w:color w:val="000000"/>
                <w:sz w:val="18"/>
              </w:rPr>
              <w:t>DELETE</w:t>
            </w:r>
            <w:r>
              <w:rPr>
                <w:rFonts w:hint="eastAsia"/>
                <w:color w:val="000000"/>
                <w:sz w:val="18"/>
              </w:rPr>
              <w:t>（自己已完成的订单）</w:t>
            </w:r>
          </w:p>
        </w:tc>
      </w:tr>
      <w:tr w:rsidR="00000000" w14:paraId="2A43449D" w14:textId="77777777">
        <w:trPr>
          <w:cantSplit/>
        </w:trPr>
        <w:tc>
          <w:tcPr>
            <w:tcW w:w="100.60pt" w:type="dxa"/>
            <w:vMerge/>
          </w:tcPr>
          <w:p w14:paraId="4F1BBAD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56.80pt" w:type="dxa"/>
          </w:tcPr>
          <w:p w14:paraId="75DBFC9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comment: </w:t>
            </w:r>
            <w:r>
              <w:rPr>
                <w:rFonts w:hint="eastAsia"/>
                <w:color w:val="000000"/>
                <w:sz w:val="18"/>
              </w:rPr>
              <w:t>全部列</w:t>
            </w:r>
            <w:r>
              <w:rPr>
                <w:rFonts w:hint="eastAsia"/>
                <w:color w:val="000000"/>
                <w:sz w:val="18"/>
              </w:rPr>
              <w:t xml:space="preserve">    </w:t>
            </w:r>
          </w:p>
        </w:tc>
        <w:tc>
          <w:tcPr>
            <w:tcW w:w="178.60pt" w:type="dxa"/>
          </w:tcPr>
          <w:p w14:paraId="1375D39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SELECT</w:t>
            </w:r>
            <w:r>
              <w:rPr>
                <w:rFonts w:hint="eastAsia"/>
                <w:color w:val="000000"/>
                <w:sz w:val="18"/>
              </w:rPr>
              <w:t>，</w:t>
            </w:r>
            <w:r>
              <w:rPr>
                <w:rFonts w:hint="eastAsia"/>
                <w:color w:val="000000"/>
                <w:sz w:val="18"/>
              </w:rPr>
              <w:t>INSERT</w:t>
            </w:r>
            <w:r>
              <w:rPr>
                <w:rFonts w:hint="eastAsia"/>
                <w:color w:val="000000"/>
                <w:sz w:val="18"/>
              </w:rPr>
              <w:t>（发表评论），</w:t>
            </w:r>
            <w:r>
              <w:rPr>
                <w:rFonts w:hint="eastAsia"/>
                <w:color w:val="000000"/>
                <w:sz w:val="18"/>
              </w:rPr>
              <w:t>DELETE</w:t>
            </w:r>
            <w:r>
              <w:rPr>
                <w:rFonts w:hint="eastAsia"/>
                <w:color w:val="000000"/>
                <w:sz w:val="18"/>
              </w:rPr>
              <w:t>（自己的评论）</w:t>
            </w:r>
          </w:p>
        </w:tc>
      </w:tr>
      <w:tr w:rsidR="00000000" w14:paraId="73BC58EA" w14:textId="77777777">
        <w:trPr>
          <w:cantSplit/>
        </w:trPr>
        <w:tc>
          <w:tcPr>
            <w:tcW w:w="100.60pt" w:type="dxa"/>
            <w:vMerge/>
          </w:tcPr>
          <w:p w14:paraId="71ABFF1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56.80pt" w:type="dxa"/>
          </w:tcPr>
          <w:p w14:paraId="6E652CA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likes: </w:t>
            </w:r>
            <w:r>
              <w:rPr>
                <w:rFonts w:hint="eastAsia"/>
                <w:color w:val="000000"/>
                <w:sz w:val="18"/>
              </w:rPr>
              <w:t>全部列</w:t>
            </w:r>
            <w:r>
              <w:rPr>
                <w:rFonts w:hint="eastAsia"/>
                <w:color w:val="000000"/>
                <w:sz w:val="18"/>
              </w:rPr>
              <w:t xml:space="preserve">   </w:t>
            </w:r>
          </w:p>
        </w:tc>
        <w:tc>
          <w:tcPr>
            <w:tcW w:w="178.60pt" w:type="dxa"/>
          </w:tcPr>
          <w:p w14:paraId="3A6FF2A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SELECT</w:t>
            </w:r>
            <w:r>
              <w:rPr>
                <w:rFonts w:hint="eastAsia"/>
                <w:color w:val="000000"/>
                <w:sz w:val="18"/>
              </w:rPr>
              <w:t>（自己的点赞），</w:t>
            </w:r>
            <w:r>
              <w:rPr>
                <w:rFonts w:hint="eastAsia"/>
                <w:color w:val="000000"/>
                <w:sz w:val="18"/>
              </w:rPr>
              <w:t>INSERT</w:t>
            </w:r>
            <w:r>
              <w:rPr>
                <w:rFonts w:hint="eastAsia"/>
                <w:color w:val="000000"/>
                <w:sz w:val="18"/>
              </w:rPr>
              <w:t>（点赞），</w:t>
            </w:r>
            <w:r>
              <w:rPr>
                <w:rFonts w:hint="eastAsia"/>
                <w:color w:val="000000"/>
                <w:sz w:val="18"/>
              </w:rPr>
              <w:t>DELETE</w:t>
            </w:r>
            <w:r>
              <w:rPr>
                <w:rFonts w:hint="eastAsia"/>
                <w:color w:val="000000"/>
                <w:sz w:val="18"/>
              </w:rPr>
              <w:t>（取消自己的点赞）</w:t>
            </w:r>
          </w:p>
        </w:tc>
      </w:tr>
      <w:tr w:rsidR="00000000" w14:paraId="173B519A" w14:textId="77777777">
        <w:trPr>
          <w:cantSplit/>
        </w:trPr>
        <w:tc>
          <w:tcPr>
            <w:tcW w:w="100.60pt" w:type="dxa"/>
            <w:vMerge w:val="restart"/>
          </w:tcPr>
          <w:p w14:paraId="1BABF2F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  <w:p w14:paraId="2E9474D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角色</w:t>
            </w:r>
            <w:r>
              <w:rPr>
                <w:rFonts w:hint="eastAsia"/>
                <w:color w:val="000000"/>
                <w:sz w:val="18"/>
              </w:rPr>
              <w:t>B</w:t>
            </w:r>
          </w:p>
        </w:tc>
        <w:tc>
          <w:tcPr>
            <w:tcW w:w="156.80pt" w:type="dxa"/>
          </w:tcPr>
          <w:p w14:paraId="10538C7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user: </w:t>
            </w:r>
            <w:r>
              <w:rPr>
                <w:rFonts w:hint="eastAsia"/>
                <w:color w:val="000000"/>
                <w:sz w:val="18"/>
              </w:rPr>
              <w:t>全部列</w:t>
            </w:r>
            <w:r>
              <w:rPr>
                <w:rFonts w:hint="eastAsia"/>
                <w:color w:val="000000"/>
                <w:sz w:val="18"/>
              </w:rPr>
              <w:t xml:space="preserve"> </w:t>
            </w:r>
          </w:p>
        </w:tc>
        <w:tc>
          <w:tcPr>
            <w:tcW w:w="178.60pt" w:type="dxa"/>
          </w:tcPr>
          <w:p w14:paraId="7041613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SELECT</w:t>
            </w:r>
            <w:r>
              <w:rPr>
                <w:rFonts w:hint="eastAsia"/>
                <w:color w:val="000000"/>
                <w:sz w:val="18"/>
              </w:rPr>
              <w:t>，</w:t>
            </w:r>
            <w:r>
              <w:rPr>
                <w:rFonts w:hint="eastAsia"/>
                <w:color w:val="000000"/>
                <w:sz w:val="18"/>
              </w:rPr>
              <w:t>UPDATE</w:t>
            </w:r>
            <w:r>
              <w:rPr>
                <w:rFonts w:hint="eastAsia"/>
                <w:color w:val="000000"/>
                <w:sz w:val="18"/>
              </w:rPr>
              <w:t>（编辑用户信息），</w:t>
            </w:r>
            <w:r>
              <w:rPr>
                <w:rFonts w:hint="eastAsia"/>
                <w:color w:val="000000"/>
                <w:sz w:val="18"/>
              </w:rPr>
              <w:t>DELETE</w:t>
            </w:r>
            <w:r>
              <w:rPr>
                <w:rFonts w:hint="eastAsia"/>
                <w:color w:val="000000"/>
                <w:sz w:val="18"/>
              </w:rPr>
              <w:t>（删除用户）</w:t>
            </w:r>
          </w:p>
        </w:tc>
      </w:tr>
      <w:tr w:rsidR="00000000" w14:paraId="0D20DF48" w14:textId="77777777">
        <w:trPr>
          <w:cantSplit/>
        </w:trPr>
        <w:tc>
          <w:tcPr>
            <w:tcW w:w="100.60pt" w:type="dxa"/>
            <w:vMerge/>
          </w:tcPr>
          <w:p w14:paraId="59B6338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56.80pt" w:type="dxa"/>
          </w:tcPr>
          <w:p w14:paraId="3DE3667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catinformation: </w:t>
            </w:r>
            <w:r>
              <w:rPr>
                <w:rFonts w:hint="eastAsia"/>
                <w:color w:val="000000"/>
                <w:sz w:val="18"/>
              </w:rPr>
              <w:t>全部列</w:t>
            </w:r>
            <w:r>
              <w:rPr>
                <w:rFonts w:hint="eastAsia"/>
                <w:color w:val="000000"/>
                <w:sz w:val="18"/>
              </w:rPr>
              <w:t xml:space="preserve">    </w:t>
            </w:r>
          </w:p>
        </w:tc>
        <w:tc>
          <w:tcPr>
            <w:tcW w:w="178.60pt" w:type="dxa"/>
          </w:tcPr>
          <w:p w14:paraId="57DE7AF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SELECT</w:t>
            </w:r>
            <w:r>
              <w:rPr>
                <w:rFonts w:hint="eastAsia"/>
                <w:color w:val="000000"/>
                <w:sz w:val="18"/>
              </w:rPr>
              <w:t>，</w:t>
            </w:r>
            <w:r>
              <w:rPr>
                <w:rFonts w:hint="eastAsia"/>
                <w:color w:val="000000"/>
                <w:sz w:val="18"/>
              </w:rPr>
              <w:t>INSERT</w:t>
            </w:r>
            <w:r>
              <w:rPr>
                <w:rFonts w:hint="eastAsia"/>
                <w:color w:val="000000"/>
                <w:sz w:val="18"/>
              </w:rPr>
              <w:t>，</w:t>
            </w:r>
            <w:r>
              <w:rPr>
                <w:rFonts w:hint="eastAsia"/>
                <w:color w:val="000000"/>
                <w:sz w:val="18"/>
              </w:rPr>
              <w:t>UPDATE</w:t>
            </w:r>
            <w:r>
              <w:rPr>
                <w:rFonts w:hint="eastAsia"/>
                <w:color w:val="000000"/>
                <w:sz w:val="18"/>
              </w:rPr>
              <w:t>，</w:t>
            </w:r>
            <w:r>
              <w:rPr>
                <w:rFonts w:hint="eastAsia"/>
                <w:color w:val="000000"/>
                <w:sz w:val="18"/>
              </w:rPr>
              <w:t>DELETE</w:t>
            </w:r>
          </w:p>
        </w:tc>
      </w:tr>
      <w:tr w:rsidR="00000000" w14:paraId="6D53B32F" w14:textId="77777777">
        <w:trPr>
          <w:cantSplit/>
        </w:trPr>
        <w:tc>
          <w:tcPr>
            <w:tcW w:w="100.60pt" w:type="dxa"/>
            <w:vMerge/>
          </w:tcPr>
          <w:p w14:paraId="4122767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56.80pt" w:type="dxa"/>
          </w:tcPr>
          <w:p w14:paraId="6226AA1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product: </w:t>
            </w:r>
            <w:r>
              <w:rPr>
                <w:rFonts w:hint="eastAsia"/>
                <w:color w:val="000000"/>
                <w:sz w:val="18"/>
              </w:rPr>
              <w:t>全部列</w:t>
            </w:r>
            <w:r>
              <w:rPr>
                <w:rFonts w:hint="eastAsia"/>
                <w:color w:val="000000"/>
                <w:sz w:val="18"/>
              </w:rPr>
              <w:t xml:space="preserve">  </w:t>
            </w:r>
          </w:p>
        </w:tc>
        <w:tc>
          <w:tcPr>
            <w:tcW w:w="178.60pt" w:type="dxa"/>
          </w:tcPr>
          <w:p w14:paraId="0058E4F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SELECT</w:t>
            </w:r>
            <w:r>
              <w:rPr>
                <w:rFonts w:hint="eastAsia"/>
                <w:color w:val="000000"/>
                <w:sz w:val="18"/>
              </w:rPr>
              <w:t>，</w:t>
            </w:r>
            <w:r>
              <w:rPr>
                <w:rFonts w:hint="eastAsia"/>
                <w:color w:val="000000"/>
                <w:sz w:val="18"/>
              </w:rPr>
              <w:t>INSERT</w:t>
            </w:r>
            <w:r>
              <w:rPr>
                <w:rFonts w:hint="eastAsia"/>
                <w:color w:val="000000"/>
                <w:sz w:val="18"/>
              </w:rPr>
              <w:t>，</w:t>
            </w:r>
            <w:r>
              <w:rPr>
                <w:rFonts w:hint="eastAsia"/>
                <w:color w:val="000000"/>
                <w:sz w:val="18"/>
              </w:rPr>
              <w:t>UPDATE</w:t>
            </w:r>
            <w:r>
              <w:rPr>
                <w:rFonts w:hint="eastAsia"/>
                <w:color w:val="000000"/>
                <w:sz w:val="18"/>
              </w:rPr>
              <w:t>，</w:t>
            </w:r>
            <w:r>
              <w:rPr>
                <w:rFonts w:hint="eastAsia"/>
                <w:color w:val="000000"/>
                <w:sz w:val="18"/>
              </w:rPr>
              <w:t>DELETE</w:t>
            </w:r>
            <w:r>
              <w:rPr>
                <w:rFonts w:hint="eastAsia"/>
                <w:color w:val="000000"/>
                <w:sz w:val="18"/>
              </w:rPr>
              <w:t>（含上架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下架）</w:t>
            </w:r>
          </w:p>
        </w:tc>
      </w:tr>
      <w:tr w:rsidR="00000000" w14:paraId="5D38B00D" w14:textId="77777777">
        <w:trPr>
          <w:cantSplit/>
        </w:trPr>
        <w:tc>
          <w:tcPr>
            <w:tcW w:w="100.60pt" w:type="dxa"/>
            <w:vMerge/>
          </w:tcPr>
          <w:p w14:paraId="3F0E16C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56.80pt" w:type="dxa"/>
          </w:tcPr>
          <w:p w14:paraId="1A8C862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orders: </w:t>
            </w:r>
            <w:r>
              <w:rPr>
                <w:rFonts w:hint="eastAsia"/>
                <w:color w:val="000000"/>
                <w:sz w:val="18"/>
              </w:rPr>
              <w:t>全部列</w:t>
            </w:r>
            <w:r>
              <w:rPr>
                <w:rFonts w:hint="eastAsia"/>
                <w:color w:val="000000"/>
                <w:sz w:val="18"/>
              </w:rPr>
              <w:t xml:space="preserve"> </w:t>
            </w:r>
          </w:p>
        </w:tc>
        <w:tc>
          <w:tcPr>
            <w:tcW w:w="178.60pt" w:type="dxa"/>
          </w:tcPr>
          <w:p w14:paraId="1C03EA1A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SELECT</w:t>
            </w:r>
            <w:r>
              <w:rPr>
                <w:rFonts w:hint="eastAsia"/>
                <w:color w:val="000000"/>
                <w:sz w:val="18"/>
              </w:rPr>
              <w:t>（查看全部订单），</w:t>
            </w:r>
            <w:r>
              <w:rPr>
                <w:rFonts w:hint="eastAsia"/>
                <w:color w:val="000000"/>
                <w:sz w:val="18"/>
              </w:rPr>
              <w:t>UPDATE</w:t>
            </w:r>
            <w:r>
              <w:rPr>
                <w:rFonts w:hint="eastAsia"/>
                <w:color w:val="000000"/>
                <w:sz w:val="18"/>
              </w:rPr>
              <w:t>（修改订单状态），</w:t>
            </w:r>
            <w:r>
              <w:rPr>
                <w:rFonts w:hint="eastAsia"/>
                <w:color w:val="000000"/>
                <w:sz w:val="18"/>
              </w:rPr>
              <w:t xml:space="preserve"> DELETE</w:t>
            </w:r>
            <w:r>
              <w:rPr>
                <w:rFonts w:hint="eastAsia"/>
                <w:color w:val="000000"/>
                <w:sz w:val="18"/>
              </w:rPr>
              <w:t>（删除任意订单）</w:t>
            </w:r>
          </w:p>
        </w:tc>
      </w:tr>
      <w:tr w:rsidR="00000000" w14:paraId="428CFB94" w14:textId="77777777">
        <w:trPr>
          <w:cantSplit/>
        </w:trPr>
        <w:tc>
          <w:tcPr>
            <w:tcW w:w="100.60pt" w:type="dxa"/>
            <w:vMerge/>
          </w:tcPr>
          <w:p w14:paraId="62C6BCEF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56.80pt" w:type="dxa"/>
          </w:tcPr>
          <w:p w14:paraId="7D4B115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comment: </w:t>
            </w:r>
            <w:r>
              <w:rPr>
                <w:rFonts w:hint="eastAsia"/>
                <w:color w:val="000000"/>
                <w:sz w:val="18"/>
              </w:rPr>
              <w:t>全部列</w:t>
            </w:r>
            <w:r>
              <w:rPr>
                <w:rFonts w:hint="eastAsia"/>
                <w:color w:val="000000"/>
                <w:sz w:val="18"/>
              </w:rPr>
              <w:t xml:space="preserve">  </w:t>
            </w:r>
          </w:p>
        </w:tc>
        <w:tc>
          <w:tcPr>
            <w:tcW w:w="178.60pt" w:type="dxa"/>
          </w:tcPr>
          <w:p w14:paraId="43E4FB6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SELECT</w:t>
            </w:r>
            <w:r>
              <w:rPr>
                <w:rFonts w:hint="eastAsia"/>
                <w:color w:val="000000"/>
                <w:sz w:val="18"/>
              </w:rPr>
              <w:t>（查看全部评论含待审核），</w:t>
            </w:r>
            <w:r>
              <w:rPr>
                <w:rFonts w:hint="eastAsia"/>
                <w:color w:val="000000"/>
                <w:sz w:val="18"/>
              </w:rPr>
              <w:t>UPDATE</w:t>
            </w:r>
            <w:r>
              <w:rPr>
                <w:rFonts w:hint="eastAsia"/>
                <w:color w:val="000000"/>
                <w:sz w:val="18"/>
              </w:rPr>
              <w:t>（审核通过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拒绝），</w:t>
            </w:r>
            <w:r>
              <w:rPr>
                <w:rFonts w:hint="eastAsia"/>
                <w:color w:val="000000"/>
                <w:sz w:val="18"/>
              </w:rPr>
              <w:t>DELETE</w:t>
            </w:r>
            <w:r>
              <w:rPr>
                <w:rFonts w:hint="eastAsia"/>
                <w:color w:val="000000"/>
                <w:sz w:val="18"/>
              </w:rPr>
              <w:t>（删除任意评论）</w:t>
            </w:r>
          </w:p>
        </w:tc>
      </w:tr>
      <w:tr w:rsidR="00000000" w14:paraId="24FE2493" w14:textId="77777777">
        <w:trPr>
          <w:cantSplit/>
        </w:trPr>
        <w:tc>
          <w:tcPr>
            <w:tcW w:w="100.60pt" w:type="dxa"/>
            <w:vMerge/>
          </w:tcPr>
          <w:p w14:paraId="359C24D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56.80pt" w:type="dxa"/>
          </w:tcPr>
          <w:p w14:paraId="423E68A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likes: </w:t>
            </w:r>
            <w:r>
              <w:rPr>
                <w:rFonts w:hint="eastAsia"/>
                <w:color w:val="000000"/>
                <w:sz w:val="18"/>
              </w:rPr>
              <w:t>全部列</w:t>
            </w:r>
            <w:r>
              <w:rPr>
                <w:rFonts w:hint="eastAsia"/>
                <w:color w:val="000000"/>
                <w:sz w:val="18"/>
              </w:rPr>
              <w:t xml:space="preserve">     </w:t>
            </w:r>
          </w:p>
        </w:tc>
        <w:tc>
          <w:tcPr>
            <w:tcW w:w="178.60pt" w:type="dxa"/>
          </w:tcPr>
          <w:p w14:paraId="6F40D37C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SELECT</w:t>
            </w:r>
            <w:r>
              <w:rPr>
                <w:rFonts w:hint="eastAsia"/>
                <w:color w:val="000000"/>
                <w:sz w:val="18"/>
              </w:rPr>
              <w:t>（不提供删除他人点赞）</w:t>
            </w:r>
          </w:p>
        </w:tc>
      </w:tr>
    </w:tbl>
    <w:p w14:paraId="44CDDDDD" w14:textId="77777777" w:rsidR="00000000" w:rsidRDefault="00000000">
      <w:pPr>
        <w:rPr>
          <w:rFonts w:hint="eastAsia"/>
          <w:color w:val="000000"/>
        </w:rPr>
      </w:pPr>
    </w:p>
    <w:p w14:paraId="28C5458C" w14:textId="77777777" w:rsidR="00000000" w:rsidRDefault="00000000">
      <w:pPr>
        <w:pStyle w:val="1"/>
        <w:spacing w:before="8.75pt" w:after="8.75pt"/>
        <w:rPr>
          <w:rFonts w:ascii="宋体" w:hAnsi="宋体" w:hint="eastAsia"/>
          <w:b w:val="0"/>
          <w:bCs/>
          <w:i/>
          <w:iCs/>
          <w:color w:val="000000"/>
        </w:rPr>
      </w:pPr>
      <w:bookmarkStart w:id="46" w:name="_Toc16478879"/>
      <w:r>
        <w:rPr>
          <w:rFonts w:hint="eastAsia"/>
          <w:color w:val="000000"/>
        </w:rPr>
        <w:t>6.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优化</w:t>
      </w:r>
      <w:bookmarkEnd w:id="46"/>
    </w:p>
    <w:p w14:paraId="3309D2AB" w14:textId="77777777" w:rsidR="00000000" w:rsidRDefault="00000000">
      <w:pPr>
        <w:rPr>
          <w:rFonts w:hint="eastAsia"/>
          <w:i/>
          <w:iCs/>
          <w:color w:val="000000"/>
        </w:rPr>
      </w:pPr>
    </w:p>
    <w:p w14:paraId="1AE3B68D" w14:textId="77777777" w:rsidR="00000000" w:rsidRDefault="00000000">
      <w:pPr>
        <w:rPr>
          <w:rFonts w:hint="eastAsia"/>
          <w:color w:val="000000"/>
        </w:rPr>
      </w:pP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974"/>
        <w:gridCol w:w="2434"/>
        <w:gridCol w:w="5086"/>
      </w:tblGrid>
      <w:tr w:rsidR="00000000" w14:paraId="1F68AD7D" w14:textId="77777777">
        <w:tc>
          <w:tcPr>
            <w:tcW w:w="50.20pt" w:type="dxa"/>
            <w:shd w:val="clear" w:color="auto" w:fill="D9D9D9"/>
          </w:tcPr>
          <w:p w14:paraId="2CDEFD31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lastRenderedPageBreak/>
              <w:t>优先级</w:t>
            </w:r>
          </w:p>
        </w:tc>
        <w:tc>
          <w:tcPr>
            <w:tcW w:w="123.20pt" w:type="dxa"/>
            <w:shd w:val="clear" w:color="auto" w:fill="D9D9D9"/>
          </w:tcPr>
          <w:p w14:paraId="01A3FC99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优化对象（目标）</w:t>
            </w:r>
          </w:p>
        </w:tc>
        <w:tc>
          <w:tcPr>
            <w:tcW w:w="262.60pt" w:type="dxa"/>
            <w:shd w:val="clear" w:color="auto" w:fill="D9D9D9"/>
          </w:tcPr>
          <w:p w14:paraId="0B1E2B1D" w14:textId="77777777" w:rsidR="00000000" w:rsidRDefault="00000000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措施</w:t>
            </w:r>
          </w:p>
        </w:tc>
      </w:tr>
      <w:tr w:rsidR="00000000" w14:paraId="4B899ED7" w14:textId="77777777">
        <w:tc>
          <w:tcPr>
            <w:tcW w:w="50.20pt" w:type="dxa"/>
          </w:tcPr>
          <w:p w14:paraId="0DD44B0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高</w:t>
            </w:r>
          </w:p>
        </w:tc>
        <w:tc>
          <w:tcPr>
            <w:tcW w:w="123.20pt" w:type="dxa"/>
          </w:tcPr>
          <w:p w14:paraId="244DEBC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orders </w:t>
            </w:r>
            <w:r>
              <w:rPr>
                <w:rFonts w:hint="eastAsia"/>
                <w:color w:val="000000"/>
                <w:sz w:val="18"/>
              </w:rPr>
              <w:t>查询：订单列表需</w:t>
            </w:r>
            <w:r>
              <w:rPr>
                <w:rFonts w:hint="eastAsia"/>
                <w:color w:val="000000"/>
                <w:sz w:val="18"/>
              </w:rPr>
              <w:t xml:space="preserve"> JOIN user </w:t>
            </w:r>
            <w:r>
              <w:rPr>
                <w:rFonts w:hint="eastAsia"/>
                <w:color w:val="000000"/>
                <w:sz w:val="18"/>
              </w:rPr>
              <w:t>和</w:t>
            </w:r>
            <w:r>
              <w:rPr>
                <w:rFonts w:hint="eastAsia"/>
                <w:color w:val="000000"/>
                <w:sz w:val="18"/>
              </w:rPr>
              <w:t xml:space="preserve">product </w:t>
            </w:r>
            <w:r>
              <w:rPr>
                <w:rFonts w:hint="eastAsia"/>
                <w:color w:val="000000"/>
                <w:sz w:val="18"/>
              </w:rPr>
              <w:t>表，且需按</w:t>
            </w:r>
            <w:r>
              <w:rPr>
                <w:rFonts w:hint="eastAsia"/>
                <w:color w:val="000000"/>
                <w:sz w:val="18"/>
              </w:rPr>
              <w:t xml:space="preserve"> batchNo </w:t>
            </w:r>
            <w:r>
              <w:rPr>
                <w:rFonts w:hint="eastAsia"/>
                <w:color w:val="000000"/>
                <w:sz w:val="18"/>
              </w:rPr>
              <w:t>聚合后排序。数据量增长后全表扫描</w:t>
            </w:r>
            <w:r>
              <w:rPr>
                <w:rFonts w:hint="eastAsia"/>
                <w:color w:val="000000"/>
                <w:sz w:val="18"/>
              </w:rPr>
              <w:t xml:space="preserve"> + </w:t>
            </w:r>
            <w:r>
              <w:rPr>
                <w:rFonts w:hint="eastAsia"/>
                <w:color w:val="000000"/>
                <w:sz w:val="18"/>
              </w:rPr>
              <w:t>聚合耗时上升。</w:t>
            </w:r>
            <w:r>
              <w:rPr>
                <w:rFonts w:hint="eastAsia"/>
                <w:color w:val="000000"/>
                <w:sz w:val="18"/>
              </w:rPr>
              <w:t xml:space="preserve"> </w:t>
            </w:r>
          </w:p>
        </w:tc>
        <w:tc>
          <w:tcPr>
            <w:tcW w:w="262.60pt" w:type="dxa"/>
          </w:tcPr>
          <w:p w14:paraId="5C5ABF9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a</w:t>
            </w:r>
            <w:r>
              <w:rPr>
                <w:rFonts w:hint="eastAsia"/>
                <w:color w:val="000000"/>
                <w:sz w:val="18"/>
              </w:rPr>
              <w:t>）在</w:t>
            </w:r>
            <w:r>
              <w:rPr>
                <w:rFonts w:hint="eastAsia"/>
                <w:color w:val="000000"/>
                <w:sz w:val="18"/>
              </w:rPr>
              <w:t xml:space="preserve"> userId</w:t>
            </w:r>
            <w:r>
              <w:rPr>
                <w:rFonts w:hint="eastAsia"/>
                <w:color w:val="000000"/>
                <w:sz w:val="18"/>
              </w:rPr>
              <w:t>、</w:t>
            </w:r>
            <w:r>
              <w:rPr>
                <w:rFonts w:hint="eastAsia"/>
                <w:color w:val="000000"/>
                <w:sz w:val="18"/>
              </w:rPr>
              <w:t>orderStatus</w:t>
            </w:r>
            <w:r>
              <w:rPr>
                <w:rFonts w:hint="eastAsia"/>
                <w:color w:val="000000"/>
                <w:sz w:val="18"/>
              </w:rPr>
              <w:t>、</w:t>
            </w:r>
            <w:r>
              <w:rPr>
                <w:rFonts w:hint="eastAsia"/>
                <w:color w:val="000000"/>
                <w:sz w:val="18"/>
              </w:rPr>
              <w:t>orderTime</w:t>
            </w:r>
            <w:r>
              <w:rPr>
                <w:rFonts w:hint="eastAsia"/>
                <w:color w:val="000000"/>
                <w:sz w:val="18"/>
              </w:rPr>
              <w:t>、</w:t>
            </w:r>
            <w:r>
              <w:rPr>
                <w:rFonts w:hint="eastAsia"/>
                <w:color w:val="000000"/>
                <w:sz w:val="18"/>
              </w:rPr>
              <w:t xml:space="preserve">batchNo </w:t>
            </w:r>
            <w:r>
              <w:rPr>
                <w:rFonts w:hint="eastAsia"/>
                <w:color w:val="000000"/>
                <w:sz w:val="18"/>
              </w:rPr>
              <w:t>字段上建立索引（已实施）。</w:t>
            </w:r>
          </w:p>
          <w:p w14:paraId="2073FB7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b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skip/limit </w:t>
            </w:r>
            <w:r>
              <w:rPr>
                <w:rFonts w:hint="eastAsia"/>
                <w:color w:val="000000"/>
                <w:sz w:val="18"/>
              </w:rPr>
              <w:t>分页限制单次返回</w:t>
            </w:r>
            <w:r>
              <w:rPr>
                <w:rFonts w:hint="eastAsia"/>
                <w:color w:val="000000"/>
                <w:sz w:val="18"/>
              </w:rPr>
              <w:t xml:space="preserve"> 20 </w:t>
            </w:r>
            <w:r>
              <w:rPr>
                <w:rFonts w:hint="eastAsia"/>
                <w:color w:val="000000"/>
                <w:sz w:val="18"/>
              </w:rPr>
              <w:t>条。</w:t>
            </w:r>
          </w:p>
          <w:p w14:paraId="1C823DCD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c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userName/userPhone </w:t>
            </w:r>
            <w:r>
              <w:rPr>
                <w:rFonts w:hint="eastAsia"/>
                <w:color w:val="000000"/>
                <w:sz w:val="18"/>
              </w:rPr>
              <w:t>冗余存储在</w:t>
            </w:r>
            <w:r>
              <w:rPr>
                <w:rFonts w:hint="eastAsia"/>
                <w:color w:val="000000"/>
                <w:sz w:val="18"/>
              </w:rPr>
              <w:t xml:space="preserve"> orders</w:t>
            </w:r>
            <w:r>
              <w:rPr>
                <w:rFonts w:hint="eastAsia"/>
                <w:color w:val="000000"/>
                <w:sz w:val="18"/>
              </w:rPr>
              <w:t>表中（下单时刻快照），避免每次查订单都</w:t>
            </w:r>
            <w:r>
              <w:rPr>
                <w:rFonts w:hint="eastAsia"/>
                <w:color w:val="000000"/>
                <w:sz w:val="18"/>
              </w:rPr>
              <w:t xml:space="preserve"> JOIN user </w:t>
            </w:r>
            <w:r>
              <w:rPr>
                <w:rFonts w:hint="eastAsia"/>
                <w:color w:val="000000"/>
                <w:sz w:val="18"/>
              </w:rPr>
              <w:t>表。折衷：少量存储冗余换取查询速度，且快照字段具有独立业务价值（保留历史联系方式）。</w:t>
            </w:r>
          </w:p>
        </w:tc>
      </w:tr>
      <w:tr w:rsidR="00000000" w14:paraId="71669ABC" w14:textId="77777777">
        <w:tc>
          <w:tcPr>
            <w:tcW w:w="50.20pt" w:type="dxa"/>
          </w:tcPr>
          <w:p w14:paraId="799F6EE0" w14:textId="77777777" w:rsidR="00000000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高</w:t>
            </w:r>
          </w:p>
        </w:tc>
        <w:tc>
          <w:tcPr>
            <w:tcW w:w="123.20pt" w:type="dxa"/>
          </w:tcPr>
          <w:p w14:paraId="746D803B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likes </w:t>
            </w:r>
            <w:r>
              <w:rPr>
                <w:rFonts w:hint="eastAsia"/>
                <w:color w:val="000000"/>
                <w:sz w:val="18"/>
              </w:rPr>
              <w:t>表</w:t>
            </w:r>
            <w:r>
              <w:rPr>
                <w:rFonts w:hint="eastAsia"/>
                <w:color w:val="000000"/>
                <w:sz w:val="18"/>
              </w:rPr>
              <w:t xml:space="preserve"> likeCount </w:t>
            </w:r>
            <w:r>
              <w:rPr>
                <w:rFonts w:hint="eastAsia"/>
                <w:color w:val="000000"/>
                <w:sz w:val="18"/>
              </w:rPr>
              <w:t>统计：猫咪列表和商品列表需额外查询</w:t>
            </w:r>
            <w:r>
              <w:rPr>
                <w:rFonts w:hint="eastAsia"/>
                <w:color w:val="000000"/>
                <w:sz w:val="18"/>
              </w:rPr>
              <w:t xml:space="preserve"> likes </w:t>
            </w:r>
            <w:r>
              <w:rPr>
                <w:rFonts w:hint="eastAsia"/>
                <w:color w:val="000000"/>
                <w:sz w:val="18"/>
              </w:rPr>
              <w:t>表统计点赞数。逐对象查询会产生</w:t>
            </w:r>
            <w:r>
              <w:rPr>
                <w:rFonts w:hint="eastAsia"/>
                <w:color w:val="000000"/>
                <w:sz w:val="18"/>
              </w:rPr>
              <w:t xml:space="preserve"> N+1 </w:t>
            </w:r>
            <w:r>
              <w:rPr>
                <w:rFonts w:hint="eastAsia"/>
                <w:color w:val="000000"/>
                <w:sz w:val="18"/>
              </w:rPr>
              <w:t>问题。</w:t>
            </w:r>
          </w:p>
        </w:tc>
        <w:tc>
          <w:tcPr>
            <w:tcW w:w="262.60pt" w:type="dxa"/>
          </w:tcPr>
          <w:p w14:paraId="27DD5730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采用批量查询：先收集当前页面所有对象</w:t>
            </w:r>
            <w:r>
              <w:rPr>
                <w:rFonts w:hint="eastAsia"/>
                <w:color w:val="000000"/>
                <w:sz w:val="18"/>
              </w:rPr>
              <w:t xml:space="preserve"> ID</w:t>
            </w:r>
            <w:r>
              <w:rPr>
                <w:rFonts w:hint="eastAsia"/>
                <w:color w:val="000000"/>
                <w:sz w:val="18"/>
              </w:rPr>
              <w:t>，</w:t>
            </w:r>
            <w:r>
              <w:rPr>
                <w:rFonts w:hint="eastAsia"/>
                <w:color w:val="000000"/>
                <w:sz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</w:rPr>
              <w:t>一次</w:t>
            </w:r>
            <w:r>
              <w:rPr>
                <w:rFonts w:hint="eastAsia"/>
                <w:color w:val="000000"/>
                <w:sz w:val="18"/>
              </w:rPr>
              <w:t xml:space="preserve"> SQL</w:t>
            </w: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WHERE likeType=X ANDobjectId IN (...) GROUP BY objectId</w:t>
            </w:r>
            <w:r>
              <w:rPr>
                <w:rFonts w:hint="eastAsia"/>
                <w:color w:val="000000"/>
                <w:sz w:val="18"/>
              </w:rPr>
              <w:t>）查出所有点赞数，再在应用层映射。已在</w:t>
            </w:r>
            <w:r>
              <w:rPr>
                <w:rFonts w:hint="eastAsia"/>
                <w:color w:val="000000"/>
                <w:sz w:val="18"/>
              </w:rPr>
              <w:t xml:space="preserve"> cat.py</w:t>
            </w:r>
            <w:r>
              <w:rPr>
                <w:rFonts w:hint="eastAsia"/>
                <w:color w:val="000000"/>
                <w:sz w:val="18"/>
              </w:rPr>
              <w:t>和</w:t>
            </w:r>
            <w:r>
              <w:rPr>
                <w:rFonts w:hint="eastAsia"/>
                <w:color w:val="000000"/>
                <w:sz w:val="18"/>
              </w:rPr>
              <w:t xml:space="preserve"> product.py </w:t>
            </w:r>
            <w:r>
              <w:rPr>
                <w:rFonts w:hint="eastAsia"/>
                <w:color w:val="000000"/>
                <w:sz w:val="18"/>
              </w:rPr>
              <w:t>中实施。折衷：不做</w:t>
            </w:r>
            <w:r>
              <w:rPr>
                <w:rFonts w:hint="eastAsia"/>
                <w:color w:val="000000"/>
                <w:sz w:val="18"/>
              </w:rPr>
              <w:t xml:space="preserve"> likeCount</w:t>
            </w:r>
            <w:r>
              <w:rPr>
                <w:rFonts w:hint="eastAsia"/>
                <w:color w:val="000000"/>
                <w:sz w:val="18"/>
              </w:rPr>
              <w:t>冗余字段，保持点赞表单一职责，避免点赞操作时需同步更新多表。</w:t>
            </w:r>
          </w:p>
        </w:tc>
      </w:tr>
      <w:tr w:rsidR="00000000" w14:paraId="393DC925" w14:textId="77777777">
        <w:tc>
          <w:tcPr>
            <w:tcW w:w="50.20pt" w:type="dxa"/>
          </w:tcPr>
          <w:p w14:paraId="084B1762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中</w:t>
            </w:r>
          </w:p>
        </w:tc>
        <w:tc>
          <w:tcPr>
            <w:tcW w:w="123.20pt" w:type="dxa"/>
          </w:tcPr>
          <w:p w14:paraId="43CCD27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keyword </w:t>
            </w:r>
            <w:r>
              <w:rPr>
                <w:rFonts w:hint="eastAsia"/>
                <w:color w:val="000000"/>
                <w:sz w:val="18"/>
              </w:rPr>
              <w:t>模糊搜索：猫咪名、商品名、用户名均使用</w:t>
            </w:r>
            <w:r>
              <w:rPr>
                <w:rFonts w:hint="eastAsia"/>
                <w:color w:val="000000"/>
                <w:sz w:val="18"/>
              </w:rPr>
              <w:t xml:space="preserve"> LIKE '%xxx%'</w:t>
            </w:r>
            <w:r>
              <w:rPr>
                <w:rFonts w:hint="eastAsia"/>
                <w:color w:val="000000"/>
                <w:sz w:val="18"/>
              </w:rPr>
              <w:t>，无法利用</w:t>
            </w:r>
            <w:r>
              <w:rPr>
                <w:rFonts w:hint="eastAsia"/>
                <w:color w:val="000000"/>
                <w:sz w:val="18"/>
              </w:rPr>
              <w:t xml:space="preserve"> B-Tree</w:t>
            </w:r>
            <w:r>
              <w:rPr>
                <w:rFonts w:hint="eastAsia"/>
                <w:color w:val="000000"/>
                <w:sz w:val="18"/>
              </w:rPr>
              <w:t>索引前缀匹配，数据量增大后性能明显下降。</w:t>
            </w:r>
          </w:p>
        </w:tc>
        <w:tc>
          <w:tcPr>
            <w:tcW w:w="262.60pt" w:type="dxa"/>
          </w:tcPr>
          <w:p w14:paraId="23B2B3C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a</w:t>
            </w:r>
            <w:r>
              <w:rPr>
                <w:rFonts w:hint="eastAsia"/>
                <w:color w:val="000000"/>
                <w:sz w:val="18"/>
              </w:rPr>
              <w:t>）当前数据量小（</w:t>
            </w:r>
            <w:r>
              <w:rPr>
                <w:rFonts w:hint="eastAsia"/>
                <w:color w:val="000000"/>
                <w:sz w:val="18"/>
              </w:rPr>
              <w:t xml:space="preserve">&lt; 500 </w:t>
            </w:r>
            <w:r>
              <w:rPr>
                <w:rFonts w:hint="eastAsia"/>
                <w:color w:val="000000"/>
                <w:sz w:val="18"/>
              </w:rPr>
              <w:t>条），</w:t>
            </w:r>
            <w:r>
              <w:rPr>
                <w:rFonts w:hint="eastAsia"/>
                <w:color w:val="000000"/>
                <w:sz w:val="18"/>
              </w:rPr>
              <w:t xml:space="preserve">LIKE'%xxx%' </w:t>
            </w:r>
            <w:r>
              <w:rPr>
                <w:rFonts w:hint="eastAsia"/>
                <w:color w:val="000000"/>
                <w:sz w:val="18"/>
              </w:rPr>
              <w:t>可接受。</w:t>
            </w:r>
          </w:p>
          <w:p w14:paraId="19A710D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b</w:t>
            </w:r>
            <w:r>
              <w:rPr>
                <w:rFonts w:hint="eastAsia"/>
                <w:color w:val="000000"/>
                <w:sz w:val="18"/>
              </w:rPr>
              <w:t>）未来可引入</w:t>
            </w:r>
            <w:r>
              <w:rPr>
                <w:rFonts w:hint="eastAsia"/>
                <w:color w:val="000000"/>
                <w:sz w:val="18"/>
              </w:rPr>
              <w:t xml:space="preserve"> MySQL FULLTEXT </w:t>
            </w:r>
            <w:r>
              <w:rPr>
                <w:rFonts w:hint="eastAsia"/>
                <w:color w:val="000000"/>
                <w:sz w:val="18"/>
              </w:rPr>
              <w:t>索引（对</w:t>
            </w:r>
            <w:r>
              <w:rPr>
                <w:rFonts w:hint="eastAsia"/>
                <w:color w:val="000000"/>
                <w:sz w:val="18"/>
              </w:rPr>
              <w:t xml:space="preserve"> productName</w:t>
            </w:r>
            <w:r>
              <w:rPr>
                <w:rFonts w:hint="eastAsia"/>
                <w:color w:val="000000"/>
                <w:sz w:val="18"/>
              </w:rPr>
              <w:t>、</w:t>
            </w:r>
            <w:r>
              <w:rPr>
                <w:rFonts w:hint="eastAsia"/>
                <w:color w:val="000000"/>
                <w:sz w:val="18"/>
              </w:rPr>
              <w:t>catName</w:t>
            </w:r>
            <w:r>
              <w:rPr>
                <w:rFonts w:hint="eastAsia"/>
                <w:color w:val="000000"/>
                <w:sz w:val="18"/>
              </w:rPr>
              <w:t>、</w:t>
            </w:r>
            <w:r>
              <w:rPr>
                <w:rFonts w:hint="eastAsia"/>
                <w:color w:val="000000"/>
                <w:sz w:val="18"/>
              </w:rPr>
              <w:t>personality</w:t>
            </w:r>
            <w:r>
              <w:rPr>
                <w:rFonts w:hint="eastAsia"/>
                <w:color w:val="000000"/>
                <w:sz w:val="18"/>
              </w:rPr>
              <w:t>字段），或迁移至</w:t>
            </w:r>
            <w:r>
              <w:rPr>
                <w:rFonts w:hint="eastAsia"/>
                <w:color w:val="000000"/>
                <w:sz w:val="18"/>
              </w:rPr>
              <w:t xml:space="preserve"> Elasticsearch</w:t>
            </w:r>
            <w:r>
              <w:rPr>
                <w:rFonts w:hint="eastAsia"/>
                <w:color w:val="000000"/>
                <w:sz w:val="18"/>
              </w:rPr>
              <w:t>。</w:t>
            </w:r>
          </w:p>
        </w:tc>
      </w:tr>
      <w:tr w:rsidR="00000000" w14:paraId="170BAC22" w14:textId="77777777">
        <w:tc>
          <w:tcPr>
            <w:tcW w:w="50.20pt" w:type="dxa"/>
          </w:tcPr>
          <w:p w14:paraId="125A5D65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中</w:t>
            </w:r>
          </w:p>
        </w:tc>
        <w:tc>
          <w:tcPr>
            <w:tcW w:w="123.20pt" w:type="dxa"/>
          </w:tcPr>
          <w:p w14:paraId="2FBDB41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comment / likes </w:t>
            </w:r>
            <w:r>
              <w:rPr>
                <w:rFonts w:hint="eastAsia"/>
                <w:color w:val="000000"/>
                <w:sz w:val="18"/>
              </w:rPr>
              <w:t>的目标校验：发表评论或点赞时需根据</w:t>
            </w:r>
            <w:r>
              <w:rPr>
                <w:rFonts w:hint="eastAsia"/>
                <w:color w:val="000000"/>
                <w:sz w:val="18"/>
              </w:rPr>
              <w:t xml:space="preserve"> targetType/likeType </w:t>
            </w:r>
            <w:r>
              <w:rPr>
                <w:rFonts w:hint="eastAsia"/>
                <w:color w:val="000000"/>
                <w:sz w:val="18"/>
              </w:rPr>
              <w:t>查不同的表校验目标是否存在，两次独立查询。</w:t>
            </w:r>
            <w:r>
              <w:rPr>
                <w:rFonts w:hint="eastAsia"/>
                <w:color w:val="000000"/>
                <w:sz w:val="18"/>
              </w:rPr>
              <w:t xml:space="preserve"> </w:t>
            </w:r>
          </w:p>
        </w:tc>
        <w:tc>
          <w:tcPr>
            <w:tcW w:w="262.60pt" w:type="dxa"/>
          </w:tcPr>
          <w:p w14:paraId="1BB20237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每次校验仅为单条</w:t>
            </w:r>
            <w:r>
              <w:rPr>
                <w:rFonts w:hint="eastAsia"/>
                <w:color w:val="000000"/>
                <w:sz w:val="18"/>
              </w:rPr>
              <w:t xml:space="preserve"> SQL </w:t>
            </w:r>
            <w:r>
              <w:rPr>
                <w:rFonts w:hint="eastAsia"/>
                <w:color w:val="000000"/>
                <w:sz w:val="18"/>
              </w:rPr>
              <w:t>主键查询（查</w:t>
            </w:r>
            <w:r>
              <w:rPr>
                <w:rFonts w:hint="eastAsia"/>
                <w:color w:val="000000"/>
                <w:sz w:val="18"/>
              </w:rPr>
              <w:t xml:space="preserve"> product</w:t>
            </w:r>
            <w:r>
              <w:rPr>
                <w:rFonts w:hint="eastAsia"/>
                <w:color w:val="000000"/>
                <w:sz w:val="18"/>
              </w:rPr>
              <w:t>或</w:t>
            </w:r>
            <w:r>
              <w:rPr>
                <w:rFonts w:hint="eastAsia"/>
                <w:color w:val="000000"/>
                <w:sz w:val="18"/>
              </w:rPr>
              <w:t xml:space="preserve"> catinformation</w:t>
            </w:r>
            <w:r>
              <w:rPr>
                <w:rFonts w:hint="eastAsia"/>
                <w:color w:val="000000"/>
                <w:sz w:val="18"/>
              </w:rPr>
              <w:t>），主键查询本身就很快，当前无需优化。</w:t>
            </w:r>
          </w:p>
        </w:tc>
      </w:tr>
      <w:tr w:rsidR="00000000" w14:paraId="0F31F67B" w14:textId="77777777">
        <w:tc>
          <w:tcPr>
            <w:tcW w:w="50.20pt" w:type="dxa"/>
          </w:tcPr>
          <w:p w14:paraId="35D75803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低</w:t>
            </w:r>
          </w:p>
        </w:tc>
        <w:tc>
          <w:tcPr>
            <w:tcW w:w="123.20pt" w:type="dxa"/>
          </w:tcPr>
          <w:p w14:paraId="215845C1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数据库连接池：</w:t>
            </w:r>
            <w:r>
              <w:rPr>
                <w:rFonts w:hint="eastAsia"/>
                <w:color w:val="000000"/>
                <w:sz w:val="18"/>
              </w:rPr>
              <w:t xml:space="preserve">SQLAlchemy </w:t>
            </w:r>
            <w:r>
              <w:rPr>
                <w:rFonts w:hint="eastAsia"/>
                <w:color w:val="000000"/>
                <w:sz w:val="18"/>
              </w:rPr>
              <w:t>默认</w:t>
            </w:r>
            <w:r>
              <w:rPr>
                <w:rFonts w:hint="eastAsia"/>
                <w:color w:val="000000"/>
                <w:sz w:val="18"/>
              </w:rPr>
              <w:t xml:space="preserve"> pool_size=5, max_overflow=10</w:t>
            </w:r>
            <w:r>
              <w:rPr>
                <w:rFonts w:hint="eastAsia"/>
                <w:color w:val="000000"/>
                <w:sz w:val="18"/>
              </w:rPr>
              <w:t>。</w:t>
            </w:r>
            <w:r>
              <w:rPr>
                <w:rFonts w:hint="eastAsia"/>
                <w:color w:val="000000"/>
                <w:sz w:val="18"/>
              </w:rPr>
              <w:t xml:space="preserve"> </w:t>
            </w:r>
          </w:p>
        </w:tc>
        <w:tc>
          <w:tcPr>
            <w:tcW w:w="262.60pt" w:type="dxa"/>
          </w:tcPr>
          <w:p w14:paraId="5278CEB6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当前单机课设无高并发需求，默认配置足够。如需提高并发，可适度增大</w:t>
            </w:r>
            <w:r>
              <w:rPr>
                <w:rFonts w:hint="eastAsia"/>
                <w:color w:val="000000"/>
                <w:sz w:val="18"/>
              </w:rPr>
              <w:t xml:space="preserve"> pool_size</w:t>
            </w:r>
            <w:r>
              <w:rPr>
                <w:rFonts w:hint="eastAsia"/>
                <w:color w:val="000000"/>
                <w:sz w:val="18"/>
              </w:rPr>
              <w:t>。</w:t>
            </w:r>
          </w:p>
          <w:p w14:paraId="7F9EEE89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</w:p>
        </w:tc>
      </w:tr>
      <w:tr w:rsidR="00000000" w14:paraId="256C055D" w14:textId="77777777">
        <w:tc>
          <w:tcPr>
            <w:tcW w:w="50.20pt" w:type="dxa"/>
          </w:tcPr>
          <w:p w14:paraId="0AC9982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低</w:t>
            </w:r>
          </w:p>
        </w:tc>
        <w:tc>
          <w:tcPr>
            <w:tcW w:w="123.20pt" w:type="dxa"/>
          </w:tcPr>
          <w:p w14:paraId="72DE4D2E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orders </w:t>
            </w:r>
            <w:r>
              <w:rPr>
                <w:rFonts w:hint="eastAsia"/>
                <w:color w:val="000000"/>
                <w:sz w:val="18"/>
              </w:rPr>
              <w:t>表行宽：</w:t>
            </w:r>
            <w:r>
              <w:rPr>
                <w:rFonts w:hint="eastAsia"/>
                <w:color w:val="000000"/>
                <w:sz w:val="18"/>
              </w:rPr>
              <w:t xml:space="preserve">14 </w:t>
            </w:r>
            <w:r>
              <w:rPr>
                <w:rFonts w:hint="eastAsia"/>
                <w:color w:val="000000"/>
                <w:sz w:val="18"/>
              </w:rPr>
              <w:t>个字段，包含多个</w:t>
            </w:r>
            <w:r>
              <w:rPr>
                <w:rFonts w:hint="eastAsia"/>
                <w:color w:val="000000"/>
                <w:sz w:val="18"/>
              </w:rPr>
              <w:t xml:space="preserve">DATETIME </w:t>
            </w:r>
            <w:r>
              <w:rPr>
                <w:rFonts w:hint="eastAsia"/>
                <w:color w:val="000000"/>
                <w:sz w:val="18"/>
              </w:rPr>
              <w:t>和</w:t>
            </w:r>
            <w:r>
              <w:rPr>
                <w:rFonts w:hint="eastAsia"/>
                <w:color w:val="000000"/>
                <w:sz w:val="18"/>
              </w:rPr>
              <w:t xml:space="preserve"> VARCHAR</w:t>
            </w:r>
            <w:r>
              <w:rPr>
                <w:rFonts w:hint="eastAsia"/>
                <w:color w:val="000000"/>
                <w:sz w:val="18"/>
              </w:rPr>
              <w:t>。</w:t>
            </w:r>
          </w:p>
        </w:tc>
        <w:tc>
          <w:tcPr>
            <w:tcW w:w="262.60pt" w:type="dxa"/>
          </w:tcPr>
          <w:p w14:paraId="5543CF14" w14:textId="77777777" w:rsidR="00000000" w:rsidRDefault="00000000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字段数量在合理范围内，每行数据约</w:t>
            </w:r>
            <w:r>
              <w:rPr>
                <w:rFonts w:hint="eastAsia"/>
                <w:color w:val="000000"/>
                <w:sz w:val="18"/>
              </w:rPr>
              <w:t xml:space="preserve"> 200</w:t>
            </w:r>
            <w:r>
              <w:rPr>
                <w:rFonts w:hint="eastAsia"/>
                <w:color w:val="000000"/>
                <w:sz w:val="18"/>
              </w:rPr>
              <w:t>字节。</w:t>
            </w:r>
            <w:r>
              <w:rPr>
                <w:rFonts w:hint="eastAsia"/>
                <w:color w:val="000000"/>
                <w:sz w:val="18"/>
              </w:rPr>
              <w:t xml:space="preserve">batchNo </w:t>
            </w:r>
            <w:r>
              <w:rPr>
                <w:rFonts w:hint="eastAsia"/>
                <w:color w:val="000000"/>
                <w:sz w:val="18"/>
              </w:rPr>
              <w:t>对单商品订单为</w:t>
            </w:r>
            <w:r>
              <w:rPr>
                <w:rFonts w:hint="eastAsia"/>
                <w:color w:val="000000"/>
                <w:sz w:val="18"/>
              </w:rPr>
              <w:t xml:space="preserve"> NULL</w:t>
            </w:r>
            <w:r>
              <w:rPr>
                <w:rFonts w:hint="eastAsia"/>
                <w:color w:val="000000"/>
                <w:sz w:val="18"/>
              </w:rPr>
              <w:t>，实际占用可接受。无需拆分或压缩。</w:t>
            </w:r>
          </w:p>
        </w:tc>
      </w:tr>
    </w:tbl>
    <w:p w14:paraId="3C16851F" w14:textId="77777777" w:rsidR="00000000" w:rsidRDefault="00000000">
      <w:pPr>
        <w:rPr>
          <w:rFonts w:hint="eastAsia"/>
          <w:color w:val="000000"/>
        </w:rPr>
      </w:pPr>
    </w:p>
    <w:p w14:paraId="46FDC2EA" w14:textId="77777777" w:rsidR="00000000" w:rsidRDefault="00000000">
      <w:pPr>
        <w:pStyle w:val="1"/>
        <w:spacing w:before="8.75pt" w:after="8.75pt"/>
        <w:rPr>
          <w:rFonts w:ascii="宋体" w:hAnsi="宋体" w:hint="eastAsia"/>
          <w:b w:val="0"/>
          <w:bCs/>
          <w:i/>
          <w:iCs/>
          <w:color w:val="000000"/>
        </w:rPr>
      </w:pPr>
      <w:bookmarkStart w:id="47" w:name="_Toc16478880"/>
      <w:r>
        <w:rPr>
          <w:rFonts w:hint="eastAsia"/>
          <w:color w:val="000000"/>
        </w:rPr>
        <w:t>7.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数据库管理与维护说明</w:t>
      </w:r>
      <w:bookmarkEnd w:id="47"/>
    </w:p>
    <w:p w14:paraId="102B5DE2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7.1 建库与初始化</w:t>
      </w:r>
    </w:p>
    <w:p w14:paraId="6ABD5687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（1）确保 MySQL 8.0 服务已启动（Windows：net start MySQL80）。</w:t>
      </w:r>
    </w:p>
    <w:p w14:paraId="7CAD786B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（2）使用 root 账号执行建库建表脚本：</w:t>
      </w:r>
    </w:p>
    <w:p w14:paraId="25F198FC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mysql -u root -p --default-character-set=utf8mb4 &lt; database/init.sql</w:t>
      </w:r>
    </w:p>
    <w:p w14:paraId="4086B59E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注意：必须加 --default-character-set=utf8mb4，否则中文字符可能乱码。</w:t>
      </w:r>
    </w:p>
    <w:p w14:paraId="0AF23F79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lastRenderedPageBreak/>
        <w:t>（3）init.sql 包含 CREATE DATABASE IF NOT EXISTS 和 USE cat_cafe 语句，可在空白实例上一步完成建库和建表，无需手动创建数据库。</w:t>
      </w:r>
    </w:p>
    <w:p w14:paraId="0A79CCF7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（4）如需插入测试数据，执行：</w:t>
      </w:r>
    </w:p>
    <w:p w14:paraId="7DB8E88F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mysql -u root -p --default-character-set=utf8mb4 &lt; database/seed.sql</w:t>
      </w:r>
    </w:p>
    <w:p w14:paraId="39BEA512" w14:textId="77777777" w:rsidR="00000000" w:rsidRDefault="00000000">
      <w:pPr>
        <w:rPr>
          <w:rFonts w:ascii="宋体" w:hAnsi="宋体" w:hint="eastAsia"/>
          <w:color w:val="000000"/>
        </w:rPr>
      </w:pPr>
    </w:p>
    <w:p w14:paraId="61CF6566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7.2 日常备份</w:t>
      </w:r>
    </w:p>
    <w:p w14:paraId="6C71ED4B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（1）开发阶段：使用 mysqldump 定期导出数据库快照。</w:t>
      </w:r>
    </w:p>
    <w:p w14:paraId="69A93E05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mysqldump -u root -p --default-character-set=utf8mb4 cat_cafe &gt; backup_YYYYMMDD.sql</w:t>
      </w:r>
    </w:p>
    <w:p w14:paraId="1CBD35B0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（2）建议在每次对数据库结构进行变更前先做备份。</w:t>
      </w:r>
    </w:p>
    <w:p w14:paraId="21C15BAF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（3）备份文件不提交到 Git（通过 .gitignore 排除），仅本地保存。</w:t>
      </w:r>
    </w:p>
    <w:p w14:paraId="11E70BA3" w14:textId="77777777" w:rsidR="00000000" w:rsidRDefault="00000000">
      <w:pPr>
        <w:rPr>
          <w:rFonts w:ascii="宋体" w:hAnsi="宋体" w:hint="eastAsia"/>
          <w:color w:val="000000"/>
        </w:rPr>
      </w:pPr>
    </w:p>
    <w:p w14:paraId="67B6357E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7.3 结构变更</w:t>
      </w:r>
    </w:p>
    <w:p w14:paraId="542F1556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（1）任何表结构变更（ALTER TABLE、新增字段、修改约束等）应遵循以下流程：</w:t>
      </w:r>
    </w:p>
    <w:p w14:paraId="2D527A08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a. 先修改 database/init.sql 中的 DDL（保持其为最新建表参考）。</w:t>
      </w:r>
    </w:p>
    <w:p w14:paraId="50204D10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b. 编写独立的迁移脚本（如 database/migrate_xxx.sql），记录本次变更的</w:t>
      </w:r>
    </w:p>
    <w:p w14:paraId="02393595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具体 SQL。</w:t>
      </w:r>
    </w:p>
    <w:p w14:paraId="67C955A4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c. 在开发日志中记录变更原因和影响范围。</w:t>
      </w:r>
    </w:p>
    <w:p w14:paraId="31E75D7B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d. 在本地开发库执行迁移脚本验证无误。</w:t>
      </w:r>
    </w:p>
    <w:p w14:paraId="13FA0D8E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e. 同步更新 backend/models.py 中的 ORM 模型定义。</w:t>
      </w:r>
    </w:p>
    <w:p w14:paraId="7AE6BA34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f. 同步更新 backend/schemas.py 中的 Pydantic 校验模型（如有新增字段）。</w:t>
      </w:r>
    </w:p>
    <w:p w14:paraId="008250E2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（2）严禁直接在生产库上手动执行 ALTER TABLE 而不记录迁移脚本。</w:t>
      </w:r>
    </w:p>
    <w:p w14:paraId="2265A879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（3）参考已有迁移脚本：database/migrate_add_userphone.sql。</w:t>
      </w:r>
    </w:p>
    <w:p w14:paraId="30FCF08B" w14:textId="77777777" w:rsidR="00000000" w:rsidRDefault="00000000">
      <w:pPr>
        <w:rPr>
          <w:rFonts w:ascii="宋体" w:hAnsi="宋体" w:hint="eastAsia"/>
          <w:color w:val="000000"/>
        </w:rPr>
      </w:pPr>
    </w:p>
    <w:p w14:paraId="72A4C784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7.4 数据清理</w:t>
      </w:r>
    </w:p>
    <w:p w14:paraId="3687124B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（1）删除猫咪或商品时，后端 cleanup.py 会自动清理对应的软引用数据（评论和点赞）。 如果直接在数据库执行 DELETE，务必手动执行对应的清理 SQL，否则残留的评论和点赞将指向无效 ID。</w:t>
      </w:r>
    </w:p>
    <w:p w14:paraId="76D5A8BA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（2）建议保留以下清理 SQL 模板以备手动使用：</w:t>
      </w:r>
    </w:p>
    <w:p w14:paraId="7DB6CD78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删除指定猫咪的评论</w:t>
      </w:r>
    </w:p>
    <w:p w14:paraId="68F575FE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DELETE FROM comment WHERE targetType=1 AND targetId=&lt;catId&gt;;</w:t>
      </w:r>
    </w:p>
    <w:p w14:paraId="2BBC85CA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删除指定猫咪相关的点赞（猫咪本身点赞 + 其评论的点赞）</w:t>
      </w:r>
    </w:p>
    <w:p w14:paraId="7A655B2A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DELETE FROM likes WHERE (likeType=2 AND objectId=&lt;catId&gt;)</w:t>
      </w:r>
    </w:p>
    <w:p w14:paraId="1D6750B9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OR (likeType=1 AND objectId IN</w:t>
      </w:r>
    </w:p>
    <w:p w14:paraId="1F90836E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(SELECT commentId FROM comment WHERE targetType=1 AND targetId=&lt;catId&gt;));</w:t>
      </w:r>
    </w:p>
    <w:p w14:paraId="060ECB9C" w14:textId="77777777" w:rsidR="00000000" w:rsidRDefault="00000000">
      <w:pPr>
        <w:rPr>
          <w:rFonts w:ascii="宋体" w:hAnsi="宋体" w:hint="eastAsia"/>
          <w:color w:val="000000"/>
        </w:rPr>
      </w:pPr>
    </w:p>
    <w:p w14:paraId="00A5DF71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7.5 性能监控</w:t>
      </w:r>
    </w:p>
    <w:p w14:paraId="76799544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（1）开发阶段使用 MySQL Workbench 的 Performance Dashboard 查看慢查询。</w:t>
      </w:r>
    </w:p>
    <w:p w14:paraId="316039C8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（2）关键监控指标：慢查询数量（&gt; 1s）、连接数、InnoDB 缓冲池命中率。</w:t>
      </w:r>
    </w:p>
    <w:p w14:paraId="53957836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lastRenderedPageBreak/>
        <w:t>（3）如果发现慢查询，使用 EXPLAIN 分析执行计划，确认是否使用了预期索引。</w:t>
      </w:r>
    </w:p>
    <w:p w14:paraId="28317F31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（4）确认各表索引按设计生效：</w:t>
      </w:r>
    </w:p>
    <w:p w14:paraId="0DE950E6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SHOW INDEX FROM orders;</w:t>
      </w:r>
    </w:p>
    <w:p w14:paraId="4AD12FB7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SHOW INDEX FROM likes;</w:t>
      </w:r>
    </w:p>
    <w:p w14:paraId="5620671B" w14:textId="77777777" w:rsidR="00000000" w:rsidRDefault="00000000">
      <w:pPr>
        <w:rPr>
          <w:rFonts w:ascii="宋体" w:hAnsi="宋体" w:hint="eastAsia"/>
          <w:color w:val="000000"/>
        </w:rPr>
      </w:pPr>
    </w:p>
    <w:p w14:paraId="342058AA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7.6 排序规则注意事项</w:t>
      </w:r>
    </w:p>
    <w:p w14:paraId="57F65423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（1）orders 表使用 utf8mb4_unicode_ci 排序规则。</w:t>
      </w:r>
    </w:p>
    <w:p w14:paraId="2006AF83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（2）在 MySQL 客户端（特别是 Windows CMD 环境）执行涉及 orders 表的查询时，需先设置会话字符集，否则可能因默认 GBK 字符集导致排序不一致：</w:t>
      </w:r>
    </w:p>
    <w:p w14:paraId="3B88048A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SET NAMES utf8mb4 COLLATE utf8mb4_unicode_ci;</w:t>
      </w:r>
    </w:p>
    <w:p w14:paraId="6C22F4B4" w14:textId="77777777" w:rsidR="00000000" w:rsidRDefault="00000000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（3）后端通过 PyMySQL 连接时，连接字符串中已指定 charset=utf8mb4，无需手动处理。</w:t>
      </w:r>
    </w:p>
    <w:p w14:paraId="14127DAD" w14:textId="77777777" w:rsidR="00000000" w:rsidRDefault="00000000">
      <w:pPr>
        <w:rPr>
          <w:rFonts w:ascii="宋体" w:hAnsi="宋体" w:hint="eastAsia"/>
          <w:color w:val="000000"/>
        </w:rPr>
      </w:pPr>
    </w:p>
    <w:p w14:paraId="246C190F" w14:textId="77777777" w:rsidR="009D3EFD" w:rsidRDefault="009D3EFD">
      <w:pPr>
        <w:rPr>
          <w:rFonts w:ascii="宋体" w:hAnsi="宋体" w:hint="eastAsia"/>
          <w:color w:val="000000"/>
        </w:rPr>
      </w:pPr>
    </w:p>
    <w:sectPr w:rsidR="009D3EFD">
      <w:headerReference w:type="default" r:id="rId9"/>
      <w:footerReference w:type="default" r:id="rId10"/>
      <w:pgSz w:w="595.30pt" w:h="841.90pt"/>
      <w:pgMar w:top="70.90pt" w:right="85.05pt" w:bottom="70.90pt" w:left="85.05pt" w:header="42.55pt" w:footer="42.55pt" w:gutter="0pt"/>
      <w:cols w:space="36pt"/>
      <w:titlePg/>
      <w:docGrid w:type="linesAndChars" w:linePitch="350" w:charSpace="2824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21196D2D" w14:textId="77777777" w:rsidR="009D3EFD" w:rsidRDefault="009D3EFD">
      <w:r>
        <w:separator/>
      </w:r>
    </w:p>
  </w:endnote>
  <w:endnote w:type="continuationSeparator" w:id="0">
    <w:p w14:paraId="6A8BC5A6" w14:textId="77777777" w:rsidR="009D3EFD" w:rsidRDefault="009D3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characterSet="iso-8859-1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tbl>
    <w:tblPr>
      <w:tblW w:w="0pt" w:type="auto"/>
      <w:tblInd w:w="0pt" w:type="dxa"/>
      <w:tblLook w:firstRow="0" w:lastRow="0" w:firstColumn="0" w:lastColumn="0" w:noHBand="0" w:noVBand="0"/>
    </w:tblPr>
    <w:tblGrid>
      <w:gridCol w:w="4252"/>
      <w:gridCol w:w="4252"/>
    </w:tblGrid>
    <w:tr w:rsidR="00000000" w14:paraId="3B7D1682" w14:textId="77777777">
      <w:tc>
        <w:tcPr>
          <w:tcW w:w="232.15pt" w:type="dxa"/>
        </w:tcPr>
        <w:p w14:paraId="360C6B84" w14:textId="77777777" w:rsidR="00000000" w:rsidRDefault="00000000">
          <w:pPr>
            <w:pStyle w:val="a6"/>
          </w:pPr>
          <w:r>
            <w:sym w:font="Symbol" w:char="F0D3"/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机构名称，</w:t>
          </w:r>
          <w:r>
            <w:t>200</w:t>
          </w:r>
          <w:r>
            <w:rPr>
              <w:rFonts w:hint="eastAsia"/>
            </w:rPr>
            <w:t>2</w:t>
          </w:r>
        </w:p>
      </w:tc>
      <w:tc>
        <w:tcPr>
          <w:tcW w:w="232.15pt" w:type="dxa"/>
        </w:tcPr>
        <w:p w14:paraId="15857242" w14:textId="77777777" w:rsidR="00000000" w:rsidRDefault="00000000">
          <w:pPr>
            <w:pStyle w:val="a6"/>
            <w:jc w:val="end"/>
            <w:rPr>
              <w:rFonts w:hint="eastAsia"/>
            </w:rPr>
          </w:pPr>
          <w:r>
            <w:rPr>
              <w:snapToGrid w:val="0"/>
            </w:rPr>
            <w:t xml:space="preserve">Page </w:t>
          </w:r>
          <w:r>
            <w:rPr>
              <w:rStyle w:val="a9"/>
            </w:rPr>
            <w:fldChar w:fldCharType="begin"/>
          </w:r>
          <w:r>
            <w:rPr>
              <w:rStyle w:val="a9"/>
            </w:rPr>
            <w:instrText xml:space="preserve"> PAGE </w:instrText>
          </w:r>
          <w:r>
            <w:rPr>
              <w:rStyle w:val="a9"/>
            </w:rPr>
            <w:fldChar w:fldCharType="separate"/>
          </w:r>
          <w:r>
            <w:rPr>
              <w:rStyle w:val="a9"/>
              <w:lang w:val="en-US" w:eastAsia="zh-CN"/>
            </w:rPr>
            <w:t>7</w:t>
          </w:r>
          <w:r>
            <w:rPr>
              <w:rStyle w:val="a9"/>
            </w:rPr>
            <w:fldChar w:fldCharType="end"/>
          </w:r>
          <w:r>
            <w:rPr>
              <w:snapToGrid w:val="0"/>
            </w:rPr>
            <w:t xml:space="preserve"> of </w:t>
          </w:r>
          <w:r>
            <w:rPr>
              <w:rStyle w:val="a9"/>
            </w:rPr>
            <w:fldChar w:fldCharType="begin"/>
          </w:r>
          <w:r>
            <w:rPr>
              <w:rStyle w:val="a9"/>
            </w:rPr>
            <w:instrText xml:space="preserve"> NUMPAGES </w:instrText>
          </w:r>
          <w:r>
            <w:rPr>
              <w:rStyle w:val="a9"/>
            </w:rPr>
            <w:fldChar w:fldCharType="separate"/>
          </w:r>
          <w:r>
            <w:rPr>
              <w:rStyle w:val="a9"/>
              <w:lang w:val="en-US" w:eastAsia="zh-CN"/>
            </w:rPr>
            <w:t>7</w:t>
          </w:r>
          <w:r>
            <w:rPr>
              <w:rStyle w:val="a9"/>
            </w:rPr>
            <w:fldChar w:fldCharType="end"/>
          </w:r>
        </w:p>
      </w:tc>
    </w:tr>
  </w:tbl>
  <w:p w14:paraId="48D54C79" w14:textId="77777777" w:rsidR="00000000" w:rsidRDefault="00000000">
    <w:pPr>
      <w:pStyle w:val="a6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3275E613" w14:textId="77777777" w:rsidR="009D3EFD" w:rsidRDefault="009D3EFD">
      <w:r>
        <w:separator/>
      </w:r>
    </w:p>
  </w:footnote>
  <w:footnote w:type="continuationSeparator" w:id="0">
    <w:p w14:paraId="086EE1C7" w14:textId="77777777" w:rsidR="009D3EFD" w:rsidRDefault="009D3EFD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5D24DE80" w14:textId="77777777" w:rsidR="00000000" w:rsidRDefault="00000000">
    <w:pPr>
      <w:pStyle w:val="a7"/>
      <w:jc w:val="both"/>
      <w:rPr>
        <w:rFonts w:hint="eastAsia"/>
      </w:rPr>
    </w:pPr>
    <w:r>
      <w:rPr>
        <w:rFonts w:hint="eastAsia"/>
      </w:rPr>
      <w:t>项目名称，《数据库设计报告》</w:t>
    </w:r>
  </w:p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bordersDoNotSurroundHeader/>
  <w:bordersDoNotSurroundFooter/>
  <w:defaultTabStop w:val="21pt"/>
  <w:drawingGridHorizontalSpacing w:val="5.60pt"/>
  <w:drawingGridVerticalSpacing w:val="8.75pt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02"/>
    <w:rsid w:val="001033FB"/>
    <w:rsid w:val="001C6A87"/>
    <w:rsid w:val="005129B9"/>
    <w:rsid w:val="006A3AF0"/>
    <w:rsid w:val="00835402"/>
    <w:rsid w:val="009D3EFD"/>
    <w:rsid w:val="00E60E32"/>
    <w:rsid w:val="0807267D"/>
    <w:rsid w:val="139A7BF0"/>
    <w:rsid w:val="1B99253B"/>
    <w:rsid w:val="32F57265"/>
    <w:rsid w:val="3AA06EC0"/>
    <w:rsid w:val="66725B91"/>
    <w:rsid w:val="69656C49"/>
    <w:rsid w:val="72B8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B5F036A"/>
  <w15:chartTrackingRefBased/>
  <w15:docId w15:val="{F45CD1B9-F065-4BE5-B41A-0FA5151A6DEA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/>
    <w:lsdException w:name="toc 2" w:semiHidden="1" w:uiPriority="0"/>
    <w:lsdException w:name="toc 3" w:semiHidden="1" w:uiPriority="0"/>
    <w:lsdException w:name="toc 4" w:semiHidden="1" w:uiPriority="0"/>
    <w:lsdException w:name="toc 5" w:semiHidden="1" w:uiPriority="0"/>
    <w:lsdException w:name="toc 6" w:semiHidden="1" w:uiPriority="0"/>
    <w:lsdException w:name="toc 7" w:semiHidden="1" w:uiPriority="0"/>
    <w:lsdException w:name="toc 8" w:semiHidden="1" w:uiPriority="0"/>
    <w:lsdException w:name="toc 9" w:semiHidden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iPriority="0"/>
    <w:lsdException w:name="Body Text Indent 2" w:semiHidden="1" w:uiPriority="0"/>
    <w:lsdException w:name="Body Text Indent 3" w:semiHidden="1" w:uiPriority="0"/>
    <w:lsdException w:name="Block Text" w:semiHidden="1" w:unhideWhenUsed="1"/>
    <w:lsdException w:name="Hyperlink" w:semiHidden="1" w:uiPriority="0"/>
    <w:lsdException w:name="FollowedHyperlink" w:semiHidden="1" w:uiPriority="0"/>
    <w:lsdException w:name="Strong" w:uiPriority="22" w:qFormat="1"/>
    <w:lsdException w:name="Emphasis" w:uiPriority="20" w:qFormat="1"/>
    <w:lsdException w:name="Document Map" w:semiHidden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spacing w:beforeLines="50" w:before="2.50pt" w:afterLines="50" w:after="2.50pt"/>
      <w:jc w:val="start"/>
      <w:outlineLvl w:val="0"/>
    </w:pPr>
    <w:rPr>
      <w:b/>
      <w:sz w:val="32"/>
    </w:rPr>
  </w:style>
  <w:style w:type="paragraph" w:styleId="2">
    <w:name w:val="heading 2"/>
    <w:basedOn w:val="a"/>
    <w:next w:val="a"/>
    <w:qFormat/>
    <w:pPr>
      <w:keepNext/>
      <w:keepLines/>
      <w:spacing w:before="5pt" w:beforeAutospacing="1" w:after="5pt" w:afterAutospacing="1"/>
      <w:jc w:val="start"/>
      <w:outlineLvl w:val="1"/>
    </w:pPr>
    <w:rPr>
      <w:rFonts w:ascii="Arial" w:hAnsi="Arial"/>
      <w:b/>
      <w:bCs/>
      <w:sz w:val="28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5pt" w:beforeAutospacing="1" w:after="5pt" w:afterAutospacing="1"/>
      <w:jc w:val="start"/>
      <w:outlineLvl w:val="2"/>
    </w:pPr>
    <w:rPr>
      <w:b/>
      <w:bCs/>
      <w:szCs w:val="32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i/>
      <w:iCs/>
    </w:rPr>
  </w:style>
  <w:style w:type="paragraph" w:styleId="5">
    <w:name w:val="heading 5"/>
    <w:basedOn w:val="a"/>
    <w:next w:val="a"/>
    <w:qFormat/>
    <w:pPr>
      <w:keepNext/>
      <w:ind w:start="42pt"/>
      <w:outlineLvl w:val="4"/>
    </w:pPr>
    <w:rPr>
      <w:i/>
      <w:sz w:val="22"/>
    </w:rPr>
  </w:style>
  <w:style w:type="paragraph" w:styleId="6">
    <w:name w:val="heading 6"/>
    <w:basedOn w:val="a"/>
    <w:next w:val="a"/>
    <w:qFormat/>
    <w:pPr>
      <w:keepNext/>
      <w:ind w:start="15pt" w:firstLine="21pt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keepNext/>
      <w:ind w:start="36pt"/>
      <w:outlineLvl w:val="6"/>
    </w:pPr>
    <w:rPr>
      <w:i/>
      <w:sz w:val="22"/>
    </w:rPr>
  </w:style>
  <w:style w:type="paragraph" w:styleId="8">
    <w:name w:val="heading 8"/>
    <w:basedOn w:val="a"/>
    <w:next w:val="a"/>
    <w:qFormat/>
    <w:pPr>
      <w:keepNext/>
      <w:ind w:start="15pt" w:firstLine="21pt"/>
      <w:outlineLvl w:val="7"/>
    </w:pPr>
    <w:rPr>
      <w:i/>
      <w:iCs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pPr>
      <w:ind w:start="63pt"/>
      <w:jc w:val="start"/>
    </w:pPr>
    <w:rPr>
      <w:szCs w:val="21"/>
    </w:r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30">
    <w:name w:val="Body Text 3"/>
    <w:basedOn w:val="a"/>
    <w:semiHidden/>
    <w:rPr>
      <w:i/>
      <w:iCs/>
    </w:rPr>
  </w:style>
  <w:style w:type="paragraph" w:styleId="a4">
    <w:name w:val="Body Text"/>
    <w:basedOn w:val="a"/>
    <w:semiHidden/>
    <w:rPr>
      <w:i/>
      <w:iCs/>
      <w:sz w:val="18"/>
    </w:rPr>
  </w:style>
  <w:style w:type="paragraph" w:styleId="a5">
    <w:name w:val="Body Text Indent"/>
    <w:basedOn w:val="a"/>
    <w:semiHidden/>
    <w:pPr>
      <w:tabs>
        <w:tab w:val="start" w:pos="167.30pt"/>
      </w:tabs>
      <w:ind w:firstLine="24.75pt"/>
    </w:pPr>
    <w:rPr>
      <w:i/>
      <w:iCs/>
    </w:rPr>
  </w:style>
  <w:style w:type="paragraph" w:styleId="TOC5">
    <w:name w:val="toc 5"/>
    <w:basedOn w:val="a"/>
    <w:next w:val="a"/>
    <w:semiHidden/>
    <w:pPr>
      <w:ind w:start="42pt"/>
      <w:jc w:val="start"/>
    </w:pPr>
    <w:rPr>
      <w:szCs w:val="21"/>
    </w:rPr>
  </w:style>
  <w:style w:type="paragraph" w:styleId="TOC3">
    <w:name w:val="toc 3"/>
    <w:basedOn w:val="a"/>
    <w:next w:val="a"/>
    <w:semiHidden/>
    <w:pPr>
      <w:ind w:start="21pt"/>
      <w:jc w:val="start"/>
    </w:pPr>
    <w:rPr>
      <w:i/>
      <w:iCs/>
    </w:rPr>
  </w:style>
  <w:style w:type="paragraph" w:styleId="TOC8">
    <w:name w:val="toc 8"/>
    <w:basedOn w:val="a"/>
    <w:next w:val="a"/>
    <w:semiHidden/>
    <w:pPr>
      <w:ind w:start="73.50pt"/>
      <w:jc w:val="start"/>
    </w:pPr>
    <w:rPr>
      <w:szCs w:val="21"/>
    </w:rPr>
  </w:style>
  <w:style w:type="paragraph" w:styleId="20">
    <w:name w:val="Body Text Indent 2"/>
    <w:basedOn w:val="a"/>
    <w:semiHidden/>
    <w:pPr>
      <w:tabs>
        <w:tab w:val="start" w:pos="167.30pt"/>
      </w:tabs>
      <w:ind w:firstLineChars="200" w:firstLine="23.85pt"/>
    </w:pPr>
    <w:rPr>
      <w:i/>
      <w:iCs/>
    </w:rPr>
  </w:style>
  <w:style w:type="paragraph" w:styleId="a6">
    <w:name w:val="footer"/>
    <w:basedOn w:val="a"/>
    <w:semiHidden/>
    <w:pPr>
      <w:tabs>
        <w:tab w:val="center" w:pos="207.65pt"/>
        <w:tab w:val="end" w:pos="415.30pt"/>
      </w:tabs>
      <w:snapToGrid w:val="0"/>
      <w:jc w:val="start"/>
    </w:pPr>
    <w:rPr>
      <w:sz w:val="18"/>
      <w:szCs w:val="18"/>
    </w:rPr>
  </w:style>
  <w:style w:type="paragraph" w:styleId="a7">
    <w:name w:val="header"/>
    <w:basedOn w:val="a"/>
    <w:semiHidden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pPr>
      <w:spacing w:before="6pt" w:after="6pt"/>
      <w:jc w:val="start"/>
    </w:pPr>
    <w:rPr>
      <w:b/>
      <w:bCs/>
      <w:caps/>
    </w:rPr>
  </w:style>
  <w:style w:type="paragraph" w:styleId="TOC4">
    <w:name w:val="toc 4"/>
    <w:basedOn w:val="a"/>
    <w:next w:val="a"/>
    <w:semiHidden/>
    <w:pPr>
      <w:ind w:start="31.50pt"/>
      <w:jc w:val="start"/>
    </w:pPr>
    <w:rPr>
      <w:szCs w:val="21"/>
    </w:rPr>
  </w:style>
  <w:style w:type="paragraph" w:styleId="TOC6">
    <w:name w:val="toc 6"/>
    <w:basedOn w:val="a"/>
    <w:next w:val="a"/>
    <w:semiHidden/>
    <w:pPr>
      <w:ind w:start="52.50pt"/>
      <w:jc w:val="start"/>
    </w:pPr>
    <w:rPr>
      <w:szCs w:val="21"/>
    </w:rPr>
  </w:style>
  <w:style w:type="paragraph" w:styleId="31">
    <w:name w:val="Body Text Indent 3"/>
    <w:basedOn w:val="a"/>
    <w:semiHidden/>
    <w:pPr>
      <w:ind w:firstLine="21pt"/>
    </w:pPr>
    <w:rPr>
      <w:i/>
      <w:iCs/>
      <w:sz w:val="18"/>
    </w:rPr>
  </w:style>
  <w:style w:type="paragraph" w:styleId="TOC2">
    <w:name w:val="toc 2"/>
    <w:basedOn w:val="a"/>
    <w:next w:val="a"/>
    <w:semiHidden/>
    <w:pPr>
      <w:ind w:start="10.50pt"/>
      <w:jc w:val="start"/>
    </w:pPr>
    <w:rPr>
      <w:smallCaps/>
    </w:rPr>
  </w:style>
  <w:style w:type="paragraph" w:styleId="TOC9">
    <w:name w:val="toc 9"/>
    <w:basedOn w:val="a"/>
    <w:next w:val="a"/>
    <w:semiHidden/>
    <w:pPr>
      <w:ind w:start="84pt"/>
      <w:jc w:val="start"/>
    </w:pPr>
    <w:rPr>
      <w:szCs w:val="21"/>
    </w:rPr>
  </w:style>
  <w:style w:type="paragraph" w:styleId="21">
    <w:name w:val="Body Text 2"/>
    <w:basedOn w:val="a"/>
    <w:semiHidden/>
    <w:pPr>
      <w:keepLines/>
      <w:widowControl/>
    </w:pPr>
    <w:rPr>
      <w:i/>
      <w:snapToGrid w:val="0"/>
      <w:kern w:val="0"/>
      <w:sz w:val="20"/>
      <w:szCs w:val="20"/>
      <w:lang w:eastAsia="en-US"/>
    </w:rPr>
  </w:style>
  <w:style w:type="paragraph" w:styleId="a8">
    <w:name w:val="Title"/>
    <w:basedOn w:val="a"/>
    <w:qFormat/>
    <w:pPr>
      <w:spacing w:before="12pt" w:after="3pt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a9">
    <w:name w:val="page number"/>
    <w:basedOn w:val="a0"/>
    <w:semiHidden/>
  </w:style>
  <w:style w:type="character" w:styleId="aa">
    <w:name w:val="FollowedHyperlink"/>
    <w:semiHidden/>
    <w:rPr>
      <w:color w:val="800080"/>
      <w:u w:val="single"/>
    </w:rPr>
  </w:style>
  <w:style w:type="character" w:styleId="ab">
    <w:name w:val="Hyperlink"/>
    <w:semiHidden/>
    <w:rPr>
      <w:color w:val="0000FF"/>
      <w:u w:val="single"/>
    </w:rPr>
  </w:style>
  <w:style w:type="paragraph" w:customStyle="1" w:styleId="Normal0">
    <w:name w:val="Normal0"/>
    <w:rPr>
      <w:lang w:eastAsia="en-US"/>
    </w:rPr>
  </w:style>
  <w:style w:type="paragraph" w:customStyle="1" w:styleId="Title2">
    <w:name w:val="Title 2"/>
    <w:basedOn w:val="Normal0"/>
    <w:next w:val="a8"/>
    <w:pPr>
      <w:spacing w:before="6pt" w:after="6pt"/>
      <w:jc w:val="center"/>
    </w:pPr>
    <w:rPr>
      <w:rFonts w:ascii="Book Antiqua" w:hAnsi="Book Antiqua"/>
      <w:b/>
    </w:rPr>
  </w:style>
  <w:style w:type="paragraph" w:customStyle="1" w:styleId="abstract">
    <w:name w:val="abstract"/>
    <w:basedOn w:val="a"/>
    <w:next w:val="a"/>
    <w:pPr>
      <w:widowControl/>
      <w:spacing w:before="6pt" w:after="6pt"/>
      <w:ind w:start="72pt" w:end="72pt"/>
    </w:pPr>
    <w:rPr>
      <w:rFonts w:ascii="Book Antiqua" w:eastAsia="Times New Roman" w:hAnsi="Book Antiqua"/>
      <w:i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3.png"/><Relationship Id="rId3" Type="http://purl.oclc.org/ooxml/officeDocument/relationships/webSettings" Target="webSettings.xml"/><Relationship Id="rId7" Type="http://purl.oclc.org/ooxml/officeDocument/relationships/image" Target="media/image2.png"/><Relationship Id="rId12" Type="http://purl.oclc.org/ooxml/officeDocument/relationships/theme" Target="theme/theme1.xml"/><Relationship Id="rId2" Type="http://purl.oclc.org/ooxml/officeDocument/relationships/settings" Target="settings.xml"/><Relationship Id="rId1" Type="http://purl.oclc.org/ooxml/officeDocument/relationships/styles" Target="styles.xml"/><Relationship Id="rId6" Type="http://purl.oclc.org/ooxml/officeDocument/relationships/image" Target="media/image1.jpeg"/><Relationship Id="rId11" Type="http://purl.oclc.org/ooxml/officeDocument/relationships/fontTable" Target="fontTable.xml"/><Relationship Id="rId5" Type="http://purl.oclc.org/ooxml/officeDocument/relationships/endnotes" Target="endnotes.xml"/><Relationship Id="rId10" Type="http://purl.oclc.org/ooxml/officeDocument/relationships/footer" Target="footer1.xml"/><Relationship Id="rId4" Type="http://purl.oclc.org/ooxml/officeDocument/relationships/footnotes" Target="footnotes.xml"/><Relationship Id="rId9" Type="http://purl.oclc.org/ooxml/officeDocument/relationships/header" Target="header1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19</Pages>
  <Words>5716</Words>
  <Characters>10061</Characters>
  <Application>Microsoft Office Word</Application>
  <DocSecurity>0</DocSecurity>
  <Lines>670</Lines>
  <Paragraphs>685</Paragraphs>
  <ScaleCrop>false</ScaleCrop>
  <Company>SBell</Company>
  <LinksUpToDate>false</LinksUpToDate>
  <CharactersWithSpaces>15092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 项目名称 }</dc:title>
  <dc:subject/>
  <dc:creator>SEPG</dc:creator>
  <cp:keywords/>
  <dc:description/>
  <cp:lastModifiedBy>2410537465@qq.com</cp:lastModifiedBy>
  <cp:revision>2</cp:revision>
  <cp:lastPrinted>2001-08-09T04:38:00Z</cp:lastPrinted>
  <dcterms:created xsi:type="dcterms:W3CDTF">2026-05-24T03:19:00Z</dcterms:created>
  <dcterms:modified xsi:type="dcterms:W3CDTF">2026-05-24T03:19:00Z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TemplateDocerSaveRecord">
    <vt:lpwstr>eyJoZGlkIjoiYTNkMjg2MzkxODljNWRkMmUxNTZkMWZhMWU3MWU0MGEiLCJ1c2VySWQiOiIxMjM5NzMyMTUwIn0=</vt:lpwstr>
  </property>
  <property fmtid="{D5CDD505-2E9C-101B-9397-08002B2CF9AE}" pid="3" name="KSOProductBuildVer">
    <vt:lpwstr>2052-12.1.0.25865</vt:lpwstr>
  </property>
  <property fmtid="{D5CDD505-2E9C-101B-9397-08002B2CF9AE}" pid="4" name="ICV">
    <vt:lpwstr>14FCB2C0E3A9415385AE8AE3DBE387F3_13</vt:lpwstr>
  </property>
</Properties>
</file>