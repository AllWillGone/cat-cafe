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EDC7E">
      <w: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7"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00DDAF42"/>
    <w:p w14:paraId="53993684"/>
    <w:p w14:paraId="37CD40FE">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584329D0">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需求获取报告</w:t>
      </w:r>
    </w:p>
    <w:p w14:paraId="23A7ECBA">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猫咖点单系统</w:t>
      </w:r>
    </w:p>
    <w:tbl>
      <w:tblPr>
        <w:tblStyle w:val="16"/>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5268"/>
      </w:tblGrid>
      <w:tr w14:paraId="24B7FDE6">
        <w:tblPrEx>
          <w:tblCellMar>
            <w:top w:w="0" w:type="dxa"/>
            <w:left w:w="57" w:type="dxa"/>
            <w:bottom w:w="0" w:type="dxa"/>
            <w:right w:w="57" w:type="dxa"/>
          </w:tblCellMar>
        </w:tblPrEx>
        <w:trPr>
          <w:trHeight w:val="737" w:hRule="exact"/>
        </w:trPr>
        <w:tc>
          <w:tcPr>
            <w:tcW w:w="0" w:type="auto"/>
            <w:vAlign w:val="bottom"/>
          </w:tcPr>
          <w:p w14:paraId="7C315F14">
            <w:pPr>
              <w:pStyle w:val="21"/>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0D19755C">
            <w:pPr>
              <w:pStyle w:val="22"/>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3</w:t>
            </w:r>
            <w:r>
              <w:rPr>
                <w:rFonts w:ascii="华文楷体" w:hAnsi="华文楷体" w:eastAsia="华文楷体"/>
              </w:rPr>
              <w:t xml:space="preserve">  </w:t>
            </w:r>
            <w:r>
              <w:rPr>
                <w:rFonts w:hint="eastAsia" w:ascii="华文楷体" w:hAnsi="华文楷体" w:eastAsia="华文楷体"/>
              </w:rPr>
              <w:t>D</w:t>
            </w:r>
            <w:r>
              <w:rPr>
                <w:rFonts w:ascii="华文楷体" w:hAnsi="华文楷体" w:eastAsia="华文楷体"/>
              </w:rPr>
              <w:t xml:space="preserve"> </w:t>
            </w:r>
            <w:r>
              <w:rPr>
                <w:rFonts w:hint="eastAsia" w:ascii="华文楷体" w:hAnsi="华文楷体" w:eastAsia="华文楷体"/>
              </w:rPr>
              <w:t>刘祖铭 石家桢 杨文轩 陈际宇</w:t>
            </w:r>
          </w:p>
        </w:tc>
      </w:tr>
      <w:bookmarkEnd w:id="0"/>
      <w:tr w14:paraId="58B2E117">
        <w:tblPrEx>
          <w:tblCellMar>
            <w:top w:w="0" w:type="dxa"/>
            <w:left w:w="57" w:type="dxa"/>
            <w:bottom w:w="0" w:type="dxa"/>
            <w:right w:w="57" w:type="dxa"/>
          </w:tblCellMar>
        </w:tblPrEx>
        <w:trPr>
          <w:trHeight w:val="737" w:hRule="exact"/>
        </w:trPr>
        <w:tc>
          <w:tcPr>
            <w:tcW w:w="0" w:type="auto"/>
            <w:vAlign w:val="bottom"/>
          </w:tcPr>
          <w:p w14:paraId="4194323A">
            <w:pPr>
              <w:pStyle w:val="21"/>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480141198"/>
              </w:rPr>
              <w:t>学</w:t>
            </w:r>
            <w:r>
              <w:rPr>
                <w:rFonts w:hint="eastAsia" w:ascii="方正粗黑宋简体" w:hAnsi="方正粗黑宋简体" w:eastAsia="方正粗黑宋简体"/>
                <w:spacing w:val="0"/>
                <w:kern w:val="0"/>
                <w:sz w:val="30"/>
                <w:szCs w:val="30"/>
                <w:fitText w:val="1200" w:id="1480141198"/>
              </w:rPr>
              <w:t>院</w:t>
            </w:r>
          </w:p>
        </w:tc>
        <w:tc>
          <w:tcPr>
            <w:tcW w:w="0" w:type="auto"/>
            <w:tcBorders>
              <w:bottom w:val="single" w:color="auto" w:sz="4" w:space="0"/>
            </w:tcBorders>
            <w:vAlign w:val="bottom"/>
          </w:tcPr>
          <w:p w14:paraId="6D57B475">
            <w:pPr>
              <w:pStyle w:val="22"/>
              <w:rPr>
                <w:rFonts w:hint="eastAsia" w:ascii="华文楷体" w:hAnsi="华文楷体" w:eastAsia="华文楷体"/>
              </w:rPr>
            </w:pPr>
            <w:r>
              <w:rPr>
                <w:rFonts w:hint="eastAsia" w:ascii="华文楷体" w:hAnsi="华文楷体" w:eastAsia="华文楷体"/>
              </w:rPr>
              <w:t>计算机科学与技术学院/软件学院</w:t>
            </w:r>
          </w:p>
        </w:tc>
      </w:tr>
      <w:tr w14:paraId="7093B3B4">
        <w:tblPrEx>
          <w:tblCellMar>
            <w:top w:w="0" w:type="dxa"/>
            <w:left w:w="57" w:type="dxa"/>
            <w:bottom w:w="0" w:type="dxa"/>
            <w:right w:w="57" w:type="dxa"/>
          </w:tblCellMar>
        </w:tblPrEx>
        <w:trPr>
          <w:trHeight w:val="737" w:hRule="exact"/>
        </w:trPr>
        <w:tc>
          <w:tcPr>
            <w:tcW w:w="0" w:type="auto"/>
            <w:vAlign w:val="bottom"/>
          </w:tcPr>
          <w:p w14:paraId="61722178">
            <w:pPr>
              <w:pStyle w:val="21"/>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2074494597"/>
              </w:rPr>
              <w:t>专</w:t>
            </w:r>
            <w:r>
              <w:rPr>
                <w:rFonts w:ascii="方正粗黑宋简体" w:hAnsi="方正粗黑宋简体" w:eastAsia="方正粗黑宋简体"/>
                <w:spacing w:val="0"/>
                <w:kern w:val="0"/>
                <w:sz w:val="30"/>
                <w:szCs w:val="30"/>
                <w:fitText w:val="1200" w:id="2074494597"/>
              </w:rPr>
              <w:t>业</w:t>
            </w:r>
          </w:p>
        </w:tc>
        <w:tc>
          <w:tcPr>
            <w:tcW w:w="0" w:type="auto"/>
            <w:tcBorders>
              <w:top w:val="single" w:color="auto" w:sz="4" w:space="0"/>
              <w:bottom w:val="single" w:color="auto" w:sz="4" w:space="0"/>
            </w:tcBorders>
            <w:vAlign w:val="bottom"/>
          </w:tcPr>
          <w:p w14:paraId="727AEAEE">
            <w:pPr>
              <w:pStyle w:val="22"/>
              <w:rPr>
                <w:rFonts w:hint="eastAsia" w:ascii="华文楷体" w:hAnsi="华文楷体" w:eastAsia="华文楷体"/>
              </w:rPr>
            </w:pPr>
            <w:r>
              <w:rPr>
                <w:rFonts w:hint="eastAsia" w:ascii="华文楷体" w:hAnsi="华文楷体" w:eastAsia="华文楷体"/>
              </w:rPr>
              <w:t>计算机科学与技术</w:t>
            </w:r>
          </w:p>
        </w:tc>
      </w:tr>
      <w:tr w14:paraId="546127D1">
        <w:tblPrEx>
          <w:tblCellMar>
            <w:top w:w="0" w:type="dxa"/>
            <w:left w:w="57" w:type="dxa"/>
            <w:bottom w:w="0" w:type="dxa"/>
            <w:right w:w="57" w:type="dxa"/>
          </w:tblCellMar>
        </w:tblPrEx>
        <w:trPr>
          <w:trHeight w:val="737" w:hRule="exact"/>
        </w:trPr>
        <w:tc>
          <w:tcPr>
            <w:tcW w:w="0" w:type="auto"/>
            <w:vAlign w:val="bottom"/>
          </w:tcPr>
          <w:p w14:paraId="6D61FB58">
            <w:pPr>
              <w:pStyle w:val="21"/>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629310824"/>
              </w:rPr>
              <w:t>班</w:t>
            </w:r>
            <w:r>
              <w:rPr>
                <w:rFonts w:hint="eastAsia" w:ascii="方正粗黑宋简体" w:hAnsi="方正粗黑宋简体" w:eastAsia="方正粗黑宋简体"/>
                <w:spacing w:val="0"/>
                <w:kern w:val="0"/>
                <w:sz w:val="30"/>
                <w:szCs w:val="30"/>
                <w:fitText w:val="1200" w:id="1629310824"/>
              </w:rPr>
              <w:t>级</w:t>
            </w:r>
          </w:p>
        </w:tc>
        <w:tc>
          <w:tcPr>
            <w:tcW w:w="0" w:type="auto"/>
            <w:tcBorders>
              <w:top w:val="single" w:color="auto" w:sz="4" w:space="0"/>
              <w:bottom w:val="single" w:color="auto" w:sz="4" w:space="0"/>
            </w:tcBorders>
            <w:vAlign w:val="bottom"/>
          </w:tcPr>
          <w:p w14:paraId="62F46204">
            <w:pPr>
              <w:pStyle w:val="22"/>
              <w:rPr>
                <w:rFonts w:hint="eastAsia" w:ascii="华文楷体" w:hAnsi="华文楷体" w:eastAsia="华文楷体"/>
              </w:rPr>
            </w:pPr>
            <w:r>
              <w:rPr>
                <w:rFonts w:ascii="华文楷体" w:hAnsi="华文楷体" w:eastAsia="华文楷体"/>
              </w:rPr>
              <w:t>16</w:t>
            </w:r>
            <w:r>
              <w:rPr>
                <w:rFonts w:hint="eastAsia" w:ascii="华文楷体" w:hAnsi="华文楷体" w:eastAsia="华文楷体"/>
              </w:rPr>
              <w:t>23103</w:t>
            </w:r>
          </w:p>
        </w:tc>
      </w:tr>
      <w:bookmarkEnd w:id="1"/>
    </w:tbl>
    <w:p w14:paraId="2E415A23">
      <w:pPr>
        <w:rPr>
          <w:rFonts w:ascii="华文新魏" w:hAnsi="Times New Roman" w:eastAsia="华文新魏" w:cs="Times New Roman"/>
          <w:sz w:val="52"/>
          <w:szCs w:val="52"/>
        </w:rPr>
      </w:pPr>
    </w:p>
    <w:p w14:paraId="1C2BC90F">
      <w:pPr>
        <w:pStyle w:val="21"/>
        <w:jc w:val="center"/>
        <w:rPr>
          <w:rFonts w:ascii="华文新魏" w:hAnsi="Times New Roman" w:eastAsia="华文新魏" w:cs="Times New Roman"/>
          <w:sz w:val="52"/>
          <w:szCs w:val="52"/>
        </w:rPr>
      </w:pPr>
    </w:p>
    <w:p w14:paraId="56CCFDD8">
      <w:pPr>
        <w:pStyle w:val="21"/>
        <w:jc w:val="center"/>
        <w:rPr>
          <w:rFonts w:ascii="华文新魏" w:hAnsi="Times New Roman" w:eastAsia="华文新魏" w:cs="Times New Roman"/>
          <w:sz w:val="52"/>
          <w:szCs w:val="52"/>
        </w:rPr>
      </w:pPr>
    </w:p>
    <w:p w14:paraId="1133268E">
      <w:pPr>
        <w:pStyle w:val="21"/>
        <w:jc w:val="center"/>
        <w:rPr>
          <w:rFonts w:ascii="华文新魏" w:hAnsi="Times New Roman" w:eastAsia="华文新魏" w:cs="Times New Roman"/>
          <w:sz w:val="52"/>
          <w:szCs w:val="52"/>
        </w:rPr>
      </w:pPr>
      <w:r>
        <w:rPr>
          <w:rFonts w:ascii="华文新魏" w:hAnsi="Times New Roman" w:eastAsia="华文新魏" w:cs="Times New Roman"/>
          <w:sz w:val="52"/>
          <w:szCs w:val="52"/>
        </w:rPr>
        <w:tab/>
      </w:r>
    </w:p>
    <w:p w14:paraId="725ADC51">
      <w:pPr>
        <w:pStyle w:val="21"/>
        <w:jc w:val="center"/>
        <w:rPr>
          <w:rFonts w:ascii="华文新魏" w:hAnsi="Times New Roman" w:eastAsia="华文新魏" w:cs="Times New Roman"/>
          <w:sz w:val="52"/>
          <w:szCs w:val="52"/>
        </w:rPr>
      </w:pPr>
    </w:p>
    <w:p w14:paraId="22C2FB40">
      <w:pPr>
        <w:pStyle w:val="21"/>
        <w:jc w:val="center"/>
        <w:rPr>
          <w:sz w:val="30"/>
          <w:szCs w:val="30"/>
        </w:rPr>
      </w:pPr>
      <w:r>
        <w:rPr>
          <w:sz w:val="30"/>
          <w:szCs w:val="30"/>
        </w:rPr>
        <w:t>二〇二</w:t>
      </w:r>
      <w:r>
        <w:rPr>
          <w:rFonts w:hint="eastAsia"/>
          <w:sz w:val="30"/>
          <w:szCs w:val="30"/>
        </w:rPr>
        <w:t>五</w:t>
      </w:r>
      <w:r>
        <w:rPr>
          <w:sz w:val="30"/>
          <w:szCs w:val="30"/>
        </w:rPr>
        <w:t>年</w:t>
      </w:r>
      <w:r>
        <w:rPr>
          <w:rFonts w:hint="eastAsia"/>
          <w:sz w:val="30"/>
          <w:szCs w:val="30"/>
        </w:rPr>
        <w:t>十</w:t>
      </w:r>
      <w:r>
        <w:rPr>
          <w:sz w:val="30"/>
          <w:szCs w:val="30"/>
        </w:rPr>
        <w:t>月</w:t>
      </w:r>
    </w:p>
    <w:p w14:paraId="2D2D886A">
      <w:pPr>
        <w:pStyle w:val="21"/>
        <w:jc w:val="center"/>
        <w:rPr>
          <w:sz w:val="30"/>
          <w:szCs w:val="30"/>
        </w:rPr>
      </w:pPr>
    </w:p>
    <w:p w14:paraId="46D70CE5"/>
    <w:p w14:paraId="4316847C"/>
    <w:p w14:paraId="51E553F9"/>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65D369DF">
          <w:pPr>
            <w:pStyle w:val="23"/>
            <w:jc w:val="center"/>
            <w:rPr>
              <w:rFonts w:hint="eastAsia" w:ascii="华文楷体" w:hAnsi="华文楷体" w:eastAsia="华文楷体"/>
              <w:color w:val="auto"/>
            </w:rPr>
          </w:pPr>
          <w:r>
            <w:rPr>
              <w:rFonts w:ascii="华文楷体" w:hAnsi="华文楷体" w:eastAsia="华文楷体"/>
              <w:color w:val="auto"/>
              <w:lang w:val="zh-CN"/>
            </w:rPr>
            <w:t>目</w:t>
          </w:r>
          <w:r>
            <w:rPr>
              <w:rFonts w:hint="eastAsia" w:ascii="华文楷体" w:hAnsi="华文楷体" w:eastAsia="华文楷体"/>
              <w:color w:val="auto"/>
              <w:lang w:val="zh-CN"/>
            </w:rPr>
            <w:t xml:space="preserve"> </w:t>
          </w:r>
          <w:r>
            <w:rPr>
              <w:rFonts w:ascii="华文楷体" w:hAnsi="华文楷体" w:eastAsia="华文楷体"/>
              <w:color w:val="auto"/>
              <w:lang w:val="zh-CN"/>
            </w:rPr>
            <w:t>录</w:t>
          </w:r>
        </w:p>
        <w:p w14:paraId="7A9177DC">
          <w:pPr>
            <w:pStyle w:val="12"/>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"_Toc148635485" </w:instrText>
          </w:r>
          <w:r>
            <w:fldChar w:fldCharType="separate"/>
          </w:r>
          <w:r>
            <w:rPr>
              <w:rStyle w:val="19"/>
              <w:rFonts w:ascii="华文中宋" w:hAnsi="华文中宋" w:eastAsia="华文中宋"/>
              <w:sz w:val="22"/>
              <w:szCs w:val="24"/>
            </w:rPr>
            <w:t>一、引言</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_Toc148635485 \h </w:instrText>
          </w:r>
          <w:r>
            <w:rPr>
              <w:rFonts w:ascii="华文中宋" w:hAnsi="华文中宋" w:eastAsia="华文中宋"/>
              <w:sz w:val="22"/>
              <w:szCs w:val="24"/>
            </w:rPr>
            <w:fldChar w:fldCharType="separate"/>
          </w:r>
          <w:r>
            <w:rPr>
              <w:rFonts w:ascii="华文中宋" w:hAnsi="华文中宋" w:eastAsia="华文中宋"/>
              <w:sz w:val="22"/>
              <w:szCs w:val="24"/>
            </w:rPr>
            <w:t>3</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39B029AF">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"_Toc148635486" </w:instrText>
          </w:r>
          <w:r>
            <w:fldChar w:fldCharType="separate"/>
          </w:r>
          <w:r>
            <w:rPr>
              <w:rStyle w:val="19"/>
              <w:rFonts w:ascii="华文中宋" w:hAnsi="华文中宋" w:eastAsia="华文中宋"/>
            </w:rPr>
            <w:t>1、编写目的</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_Toc148635486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363BF4AB">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"_Toc148635487" </w:instrText>
          </w:r>
          <w:r>
            <w:fldChar w:fldCharType="separate"/>
          </w:r>
          <w:r>
            <w:rPr>
              <w:rStyle w:val="19"/>
              <w:rFonts w:ascii="华文中宋" w:hAnsi="华文中宋" w:eastAsia="华文中宋"/>
            </w:rPr>
            <w:t>2、背景</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_Toc148635487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352612A6">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"_Toc148635488" </w:instrText>
          </w:r>
          <w:r>
            <w:fldChar w:fldCharType="separate"/>
          </w:r>
          <w:r>
            <w:rPr>
              <w:rStyle w:val="19"/>
              <w:rFonts w:ascii="华文中宋" w:hAnsi="华文中宋" w:eastAsia="华文中宋"/>
            </w:rPr>
            <w:t>3、定义</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_Toc148635488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10A62B92">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"_Toc148635489" </w:instrText>
          </w:r>
          <w:r>
            <w:fldChar w:fldCharType="separate"/>
          </w:r>
          <w:r>
            <w:rPr>
              <w:rStyle w:val="19"/>
              <w:rFonts w:ascii="华文中宋" w:hAnsi="华文中宋" w:eastAsia="华文中宋"/>
            </w:rPr>
            <w:t>4、参考文献</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_Toc148635489 \h </w:instrText>
          </w:r>
          <w:r>
            <w:rPr>
              <w:rFonts w:ascii="华文中宋" w:hAnsi="华文中宋" w:eastAsia="华文中宋"/>
            </w:rPr>
            <w:fldChar w:fldCharType="separate"/>
          </w:r>
          <w:r>
            <w:rPr>
              <w:rFonts w:ascii="华文中宋" w:hAnsi="华文中宋" w:eastAsia="华文中宋"/>
            </w:rPr>
            <w:t>4</w:t>
          </w:r>
          <w:r>
            <w:rPr>
              <w:rFonts w:ascii="华文中宋" w:hAnsi="华文中宋" w:eastAsia="华文中宋"/>
            </w:rPr>
            <w:fldChar w:fldCharType="end"/>
          </w:r>
          <w:r>
            <w:rPr>
              <w:rFonts w:ascii="华文中宋" w:hAnsi="华文中宋" w:eastAsia="华文中宋"/>
            </w:rPr>
            <w:fldChar w:fldCharType="end"/>
          </w:r>
        </w:p>
        <w:p w14:paraId="51E23B88">
          <w:pPr>
            <w:pStyle w:val="12"/>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HYPERLINK \l "_Toc148635490" </w:instrText>
          </w:r>
          <w:r>
            <w:fldChar w:fldCharType="separate"/>
          </w:r>
          <w:r>
            <w:rPr>
              <w:rStyle w:val="19"/>
              <w:rFonts w:ascii="华文中宋" w:hAnsi="华文中宋" w:eastAsia="华文中宋"/>
              <w:sz w:val="22"/>
              <w:szCs w:val="24"/>
            </w:rPr>
            <w:t>二、任务概述</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_Toc148635490 \h </w:instrText>
          </w:r>
          <w:r>
            <w:rPr>
              <w:rFonts w:ascii="华文中宋" w:hAnsi="华文中宋" w:eastAsia="华文中宋"/>
              <w:sz w:val="22"/>
              <w:szCs w:val="24"/>
            </w:rPr>
            <w:fldChar w:fldCharType="separate"/>
          </w:r>
          <w:r>
            <w:rPr>
              <w:rFonts w:ascii="华文中宋" w:hAnsi="华文中宋" w:eastAsia="华文中宋"/>
              <w:sz w:val="22"/>
              <w:szCs w:val="24"/>
            </w:rPr>
            <w:t>5</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6F12B2C9">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"_Toc148635491" </w:instrText>
          </w:r>
          <w:r>
            <w:fldChar w:fldCharType="separate"/>
          </w:r>
          <w:r>
            <w:rPr>
              <w:rStyle w:val="19"/>
              <w:rFonts w:ascii="华文中宋" w:hAnsi="华文中宋" w:eastAsia="华文中宋"/>
            </w:rPr>
            <w:t>1、目标</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_Toc148635491 \h </w:instrText>
          </w:r>
          <w:r>
            <w:rPr>
              <w:rFonts w:ascii="华文中宋" w:hAnsi="华文中宋" w:eastAsia="华文中宋"/>
            </w:rPr>
            <w:fldChar w:fldCharType="separate"/>
          </w:r>
          <w:r>
            <w:rPr>
              <w:rFonts w:ascii="华文中宋" w:hAnsi="华文中宋" w:eastAsia="华文中宋"/>
            </w:rPr>
            <w:t>5</w:t>
          </w:r>
          <w:r>
            <w:rPr>
              <w:rFonts w:ascii="华文中宋" w:hAnsi="华文中宋" w:eastAsia="华文中宋"/>
            </w:rPr>
            <w:fldChar w:fldCharType="end"/>
          </w:r>
          <w:r>
            <w:rPr>
              <w:rFonts w:ascii="华文中宋" w:hAnsi="华文中宋" w:eastAsia="华文中宋"/>
            </w:rPr>
            <w:fldChar w:fldCharType="end"/>
          </w:r>
        </w:p>
        <w:p w14:paraId="3B61B5D1">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"_Toc148635492" </w:instrText>
          </w:r>
          <w:r>
            <w:fldChar w:fldCharType="separate"/>
          </w:r>
          <w:r>
            <w:rPr>
              <w:rStyle w:val="19"/>
              <w:rFonts w:ascii="华文中宋" w:hAnsi="华文中宋" w:eastAsia="华文中宋"/>
            </w:rPr>
            <w:t>2、用户特点</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_Toc148635492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2E88E2E0">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"_Toc148635493" </w:instrText>
          </w:r>
          <w:r>
            <w:fldChar w:fldCharType="separate"/>
          </w:r>
          <w:r>
            <w:rPr>
              <w:rStyle w:val="19"/>
              <w:rFonts w:ascii="华文中宋" w:hAnsi="华文中宋" w:eastAsia="华文中宋"/>
            </w:rPr>
            <w:t>3、假定约束</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_Toc148635493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54747DF2">
          <w:pPr>
            <w:pStyle w:val="12"/>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HYPERLINK \l "_Toc148635494" </w:instrText>
          </w:r>
          <w:r>
            <w:fldChar w:fldCharType="separate"/>
          </w:r>
          <w:r>
            <w:rPr>
              <w:rStyle w:val="19"/>
              <w:rFonts w:ascii="华文中宋" w:hAnsi="华文中宋" w:eastAsia="华文中宋"/>
              <w:sz w:val="22"/>
              <w:szCs w:val="24"/>
            </w:rPr>
            <w:t>三、需求规定</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_Toc148635494 \h </w:instrText>
          </w:r>
          <w:r>
            <w:rPr>
              <w:rFonts w:ascii="华文中宋" w:hAnsi="华文中宋" w:eastAsia="华文中宋"/>
              <w:sz w:val="22"/>
              <w:szCs w:val="24"/>
            </w:rPr>
            <w:fldChar w:fldCharType="separate"/>
          </w:r>
          <w:r>
            <w:rPr>
              <w:rFonts w:ascii="华文中宋" w:hAnsi="华文中宋" w:eastAsia="华文中宋"/>
              <w:sz w:val="22"/>
              <w:szCs w:val="24"/>
            </w:rPr>
            <w:t>7</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14108D33">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"_Toc148635495" </w:instrText>
          </w:r>
          <w:r>
            <w:fldChar w:fldCharType="separate"/>
          </w:r>
          <w:r>
            <w:rPr>
              <w:rStyle w:val="19"/>
              <w:rFonts w:ascii="华文中宋" w:hAnsi="华文中宋" w:eastAsia="华文中宋"/>
            </w:rPr>
            <w:t>1、功能规定</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_Toc148635495 \h </w:instrText>
          </w:r>
          <w:r>
            <w:rPr>
              <w:rFonts w:ascii="华文中宋" w:hAnsi="华文中宋" w:eastAsia="华文中宋"/>
            </w:rPr>
            <w:fldChar w:fldCharType="separate"/>
          </w:r>
          <w:r>
            <w:rPr>
              <w:rFonts w:ascii="华文中宋" w:hAnsi="华文中宋" w:eastAsia="华文中宋"/>
            </w:rPr>
            <w:t>7</w:t>
          </w:r>
          <w:r>
            <w:rPr>
              <w:rFonts w:ascii="华文中宋" w:hAnsi="华文中宋" w:eastAsia="华文中宋"/>
            </w:rPr>
            <w:fldChar w:fldCharType="end"/>
          </w:r>
          <w:r>
            <w:rPr>
              <w:rFonts w:ascii="华文中宋" w:hAnsi="华文中宋" w:eastAsia="华文中宋"/>
            </w:rPr>
            <w:fldChar w:fldCharType="end"/>
          </w:r>
        </w:p>
        <w:p w14:paraId="5A05A0A9">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"_Toc148635496" </w:instrText>
          </w:r>
          <w:r>
            <w:fldChar w:fldCharType="separate"/>
          </w:r>
          <w:r>
            <w:rPr>
              <w:rStyle w:val="19"/>
              <w:rFonts w:ascii="华文中宋" w:hAnsi="华文中宋" w:eastAsia="华文中宋"/>
            </w:rPr>
            <w:t>1.1模块</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_Toc148635496 \h </w:instrText>
          </w:r>
          <w:r>
            <w:rPr>
              <w:rFonts w:ascii="华文中宋" w:hAnsi="华文中宋" w:eastAsia="华文中宋"/>
            </w:rPr>
            <w:fldChar w:fldCharType="separate"/>
          </w:r>
          <w:r>
            <w:rPr>
              <w:rFonts w:ascii="华文中宋" w:hAnsi="华文中宋" w:eastAsia="华文中宋"/>
            </w:rPr>
            <w:t>7</w:t>
          </w:r>
          <w:r>
            <w:rPr>
              <w:rFonts w:ascii="华文中宋" w:hAnsi="华文中宋" w:eastAsia="华文中宋"/>
            </w:rPr>
            <w:fldChar w:fldCharType="end"/>
          </w:r>
          <w:r>
            <w:rPr>
              <w:rFonts w:ascii="华文中宋" w:hAnsi="华文中宋" w:eastAsia="华文中宋"/>
            </w:rPr>
            <w:fldChar w:fldCharType="end"/>
          </w:r>
        </w:p>
        <w:p w14:paraId="24F16A02">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"_Toc148635497" </w:instrText>
          </w:r>
          <w:r>
            <w:fldChar w:fldCharType="separate"/>
          </w:r>
          <w:r>
            <w:rPr>
              <w:rStyle w:val="19"/>
              <w:rFonts w:ascii="华文中宋" w:hAnsi="华文中宋" w:eastAsia="华文中宋"/>
            </w:rPr>
            <w:t>1.2确定参与者</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_Toc148635497 \h </w:instrText>
          </w:r>
          <w:r>
            <w:rPr>
              <w:rFonts w:ascii="华文中宋" w:hAnsi="华文中宋" w:eastAsia="华文中宋"/>
            </w:rPr>
            <w:fldChar w:fldCharType="separate"/>
          </w:r>
          <w:r>
            <w:rPr>
              <w:rFonts w:ascii="华文中宋" w:hAnsi="华文中宋" w:eastAsia="华文中宋"/>
            </w:rPr>
            <w:t>9</w:t>
          </w:r>
          <w:r>
            <w:rPr>
              <w:rFonts w:ascii="华文中宋" w:hAnsi="华文中宋" w:eastAsia="华文中宋"/>
            </w:rPr>
            <w:fldChar w:fldCharType="end"/>
          </w:r>
          <w:r>
            <w:rPr>
              <w:rFonts w:ascii="华文中宋" w:hAnsi="华文中宋" w:eastAsia="华文中宋"/>
            </w:rPr>
            <w:fldChar w:fldCharType="end"/>
          </w:r>
        </w:p>
        <w:p w14:paraId="5C7C96CE">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"_Toc148635498" </w:instrText>
          </w:r>
          <w:r>
            <w:fldChar w:fldCharType="separate"/>
          </w:r>
          <w:r>
            <w:rPr>
              <w:rStyle w:val="19"/>
              <w:rFonts w:ascii="华文中宋" w:hAnsi="华文中宋" w:eastAsia="华文中宋"/>
            </w:rPr>
            <w:t>1.3确定用例（总用例图）</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_Toc148635498 \h </w:instrText>
          </w:r>
          <w:r>
            <w:rPr>
              <w:rFonts w:ascii="华文中宋" w:hAnsi="华文中宋" w:eastAsia="华文中宋"/>
            </w:rPr>
            <w:fldChar w:fldCharType="separate"/>
          </w:r>
          <w:r>
            <w:rPr>
              <w:rFonts w:ascii="华文中宋" w:hAnsi="华文中宋" w:eastAsia="华文中宋"/>
            </w:rPr>
            <w:t>10</w:t>
          </w:r>
          <w:r>
            <w:rPr>
              <w:rFonts w:ascii="华文中宋" w:hAnsi="华文中宋" w:eastAsia="华文中宋"/>
            </w:rPr>
            <w:fldChar w:fldCharType="end"/>
          </w:r>
          <w:r>
            <w:rPr>
              <w:rFonts w:ascii="华文中宋" w:hAnsi="华文中宋" w:eastAsia="华文中宋"/>
            </w:rPr>
            <w:fldChar w:fldCharType="end"/>
          </w:r>
        </w:p>
        <w:p w14:paraId="32B25300">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"_Toc148635499" </w:instrText>
          </w:r>
          <w:r>
            <w:fldChar w:fldCharType="separate"/>
          </w:r>
          <w:r>
            <w:rPr>
              <w:rStyle w:val="19"/>
              <w:rFonts w:ascii="华文中宋" w:hAnsi="华文中宋" w:eastAsia="华文中宋"/>
            </w:rPr>
            <w:t>1.4用例说明</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_Toc148635499 \h </w:instrText>
          </w:r>
          <w:r>
            <w:rPr>
              <w:rFonts w:ascii="华文中宋" w:hAnsi="华文中宋" w:eastAsia="华文中宋"/>
            </w:rPr>
            <w:fldChar w:fldCharType="separate"/>
          </w:r>
          <w:r>
            <w:rPr>
              <w:rFonts w:ascii="华文中宋" w:hAnsi="华文中宋" w:eastAsia="华文中宋"/>
            </w:rPr>
            <w:t>10</w:t>
          </w:r>
          <w:r>
            <w:rPr>
              <w:rFonts w:ascii="华文中宋" w:hAnsi="华文中宋" w:eastAsia="华文中宋"/>
            </w:rPr>
            <w:fldChar w:fldCharType="end"/>
          </w:r>
          <w:r>
            <w:rPr>
              <w:rFonts w:ascii="华文中宋" w:hAnsi="华文中宋" w:eastAsia="华文中宋"/>
            </w:rPr>
            <w:fldChar w:fldCharType="end"/>
          </w:r>
        </w:p>
        <w:p w14:paraId="7E26EBA1">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"_Toc148635500" </w:instrText>
          </w:r>
          <w:r>
            <w:fldChar w:fldCharType="separate"/>
          </w:r>
          <w:r>
            <w:rPr>
              <w:rStyle w:val="19"/>
              <w:rFonts w:ascii="华文中宋" w:hAnsi="华文中宋" w:eastAsia="华文中宋"/>
            </w:rPr>
            <w:t>2、性能规定</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_Toc148635500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2</w:t>
          </w:r>
          <w:r>
            <w:rPr>
              <w:rFonts w:ascii="华文中宋" w:hAnsi="华文中宋" w:eastAsia="华文中宋"/>
            </w:rPr>
            <w:fldChar w:fldCharType="end"/>
          </w:r>
          <w:r>
            <w:rPr>
              <w:rFonts w:ascii="华文中宋" w:hAnsi="华文中宋" w:eastAsia="华文中宋"/>
            </w:rPr>
            <w:fldChar w:fldCharType="end"/>
          </w:r>
        </w:p>
        <w:p w14:paraId="362A8E61">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"_Toc148635501" </w:instrText>
          </w:r>
          <w:r>
            <w:fldChar w:fldCharType="separate"/>
          </w:r>
          <w:r>
            <w:rPr>
              <w:rStyle w:val="19"/>
              <w:rFonts w:ascii="华文中宋" w:hAnsi="华文中宋" w:eastAsia="华文中宋"/>
            </w:rPr>
            <w:t>2.1精度</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_Toc148635501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2</w:t>
          </w:r>
          <w:r>
            <w:rPr>
              <w:rFonts w:ascii="华文中宋" w:hAnsi="华文中宋" w:eastAsia="华文中宋"/>
            </w:rPr>
            <w:fldChar w:fldCharType="end"/>
          </w:r>
          <w:r>
            <w:rPr>
              <w:rFonts w:ascii="华文中宋" w:hAnsi="华文中宋" w:eastAsia="华文中宋"/>
            </w:rPr>
            <w:fldChar w:fldCharType="end"/>
          </w:r>
        </w:p>
        <w:p w14:paraId="19A4E1B4">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"_Toc148635502" </w:instrText>
          </w:r>
          <w:r>
            <w:fldChar w:fldCharType="separate"/>
          </w:r>
          <w:r>
            <w:rPr>
              <w:rStyle w:val="19"/>
              <w:rFonts w:ascii="华文中宋" w:hAnsi="华文中宋" w:eastAsia="华文中宋"/>
            </w:rPr>
            <w:t>2.2时间特性要求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_Toc148635502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2</w:t>
          </w:r>
          <w:r>
            <w:rPr>
              <w:rFonts w:ascii="华文中宋" w:hAnsi="华文中宋" w:eastAsia="华文中宋"/>
            </w:rPr>
            <w:fldChar w:fldCharType="end"/>
          </w:r>
          <w:r>
            <w:rPr>
              <w:rFonts w:ascii="华文中宋" w:hAnsi="华文中宋" w:eastAsia="华文中宋"/>
            </w:rPr>
            <w:fldChar w:fldCharType="end"/>
          </w:r>
        </w:p>
        <w:p w14:paraId="65736E49">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"_Toc148635503" </w:instrText>
          </w:r>
          <w:r>
            <w:fldChar w:fldCharType="separate"/>
          </w:r>
          <w:r>
            <w:rPr>
              <w:rStyle w:val="19"/>
              <w:rFonts w:ascii="华文中宋" w:hAnsi="华文中宋" w:eastAsia="华文中宋"/>
            </w:rPr>
            <w:t>2.3灵活性</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_Toc148635503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3</w:t>
          </w:r>
          <w:r>
            <w:rPr>
              <w:rFonts w:ascii="华文中宋" w:hAnsi="华文中宋" w:eastAsia="华文中宋"/>
            </w:rPr>
            <w:fldChar w:fldCharType="end"/>
          </w:r>
          <w:r>
            <w:rPr>
              <w:rFonts w:ascii="华文中宋" w:hAnsi="华文中宋" w:eastAsia="华文中宋"/>
            </w:rPr>
            <w:fldChar w:fldCharType="end"/>
          </w:r>
        </w:p>
        <w:p w14:paraId="185AD3B1">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"_Toc148635504" </w:instrText>
          </w:r>
          <w:r>
            <w:fldChar w:fldCharType="separate"/>
          </w:r>
          <w:r>
            <w:rPr>
              <w:rStyle w:val="19"/>
              <w:rFonts w:ascii="华文中宋" w:hAnsi="华文中宋" w:eastAsia="华文中宋"/>
            </w:rPr>
            <w:t>3、输入输出要求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_Toc148635504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4</w:t>
          </w:r>
          <w:r>
            <w:rPr>
              <w:rFonts w:ascii="华文中宋" w:hAnsi="华文中宋" w:eastAsia="华文中宋"/>
            </w:rPr>
            <w:fldChar w:fldCharType="end"/>
          </w:r>
          <w:r>
            <w:rPr>
              <w:rFonts w:ascii="华文中宋" w:hAnsi="华文中宋" w:eastAsia="华文中宋"/>
            </w:rPr>
            <w:fldChar w:fldCharType="end"/>
          </w:r>
        </w:p>
        <w:p w14:paraId="6F77F9BA">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"_Toc148635505" </w:instrText>
          </w:r>
          <w:r>
            <w:fldChar w:fldCharType="separate"/>
          </w:r>
          <w:r>
            <w:rPr>
              <w:rStyle w:val="19"/>
              <w:rFonts w:ascii="华文中宋" w:hAnsi="华文中宋" w:eastAsia="华文中宋"/>
            </w:rPr>
            <w:t>4、数据管理能力要求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_Toc148635505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4</w:t>
          </w:r>
          <w:r>
            <w:rPr>
              <w:rFonts w:ascii="华文中宋" w:hAnsi="华文中宋" w:eastAsia="华文中宋"/>
            </w:rPr>
            <w:fldChar w:fldCharType="end"/>
          </w:r>
          <w:r>
            <w:rPr>
              <w:rFonts w:ascii="华文中宋" w:hAnsi="华文中宋" w:eastAsia="华文中宋"/>
            </w:rPr>
            <w:fldChar w:fldCharType="end"/>
          </w:r>
        </w:p>
        <w:p w14:paraId="68B438E6">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"_Toc148635506" </w:instrText>
          </w:r>
          <w:r>
            <w:fldChar w:fldCharType="separate"/>
          </w:r>
          <w:r>
            <w:rPr>
              <w:rStyle w:val="19"/>
              <w:rFonts w:ascii="华文中宋" w:hAnsi="华文中宋" w:eastAsia="华文中宋"/>
            </w:rPr>
            <w:t>5、故障处理要求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_Toc148635506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4</w:t>
          </w:r>
          <w:r>
            <w:rPr>
              <w:rFonts w:ascii="华文中宋" w:hAnsi="华文中宋" w:eastAsia="华文中宋"/>
            </w:rPr>
            <w:fldChar w:fldCharType="end"/>
          </w:r>
          <w:r>
            <w:rPr>
              <w:rFonts w:ascii="华文中宋" w:hAnsi="华文中宋" w:eastAsia="华文中宋"/>
            </w:rPr>
            <w:fldChar w:fldCharType="end"/>
          </w:r>
        </w:p>
        <w:p w14:paraId="64F7B1C9">
          <w:pPr>
            <w:pStyle w:val="13"/>
            <w:tabs>
              <w:tab w:val="right" w:leader="dot" w:pos="8296"/>
            </w:tabs>
            <w:spacing w:line="360" w:lineRule="auto"/>
            <w:rPr>
              <w:sz w:val="20"/>
              <w:szCs w:val="21"/>
              <w14:ligatures w14:val="standardContextual"/>
            </w:rPr>
          </w:pPr>
          <w:r>
            <w:fldChar w:fldCharType="begin"/>
          </w:r>
          <w:r>
            <w:instrText xml:space="preserve"> HYPERLINK \l "_Toc148635507" </w:instrText>
          </w:r>
          <w:r>
            <w:fldChar w:fldCharType="separate"/>
          </w:r>
          <w:r>
            <w:rPr>
              <w:rStyle w:val="19"/>
              <w:rFonts w:ascii="华文中宋" w:hAnsi="华文中宋" w:eastAsia="华文中宋"/>
            </w:rPr>
            <w:t>6、其他专门要求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_Toc148635507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lang w:val="en-US" w:eastAsia="zh-CN"/>
            </w:rPr>
            <w:t>4</w:t>
          </w:r>
          <w:r>
            <w:rPr>
              <w:rFonts w:ascii="华文中宋" w:hAnsi="华文中宋" w:eastAsia="华文中宋"/>
            </w:rPr>
            <w:fldChar w:fldCharType="end"/>
          </w:r>
          <w:r>
            <w:rPr>
              <w:rFonts w:ascii="华文中宋" w:hAnsi="华文中宋" w:eastAsia="华文中宋"/>
            </w:rPr>
            <w:fldChar w:fldCharType="end"/>
          </w:r>
        </w:p>
        <w:p w14:paraId="0D6C4AE2">
          <w:pPr>
            <w:rPr>
              <w:b/>
              <w:bCs/>
              <w:lang w:val="zh-CN"/>
            </w:rPr>
          </w:pPr>
          <w:r>
            <w:rPr>
              <w:b/>
              <w:bCs/>
              <w:lang w:val="zh-CN"/>
            </w:rPr>
            <w:fldChar w:fldCharType="end"/>
          </w:r>
        </w:p>
      </w:sdtContent>
    </w:sdt>
    <w:p w14:paraId="0E8171EF">
      <w:pPr>
        <w:rPr>
          <w:b/>
          <w:bCs/>
          <w:lang w:val="zh-CN"/>
        </w:rPr>
      </w:pPr>
    </w:p>
    <w:p w14:paraId="16FC8949">
      <w:pPr>
        <w:rPr>
          <w:b/>
          <w:bCs/>
          <w:lang w:val="zh-CN"/>
        </w:rPr>
      </w:pPr>
      <w:bookmarkStart w:id="22" w:name="_GoBack"/>
      <w:bookmarkEnd w:id="22"/>
    </w:p>
    <w:p w14:paraId="712B767B">
      <w:pPr>
        <w:rPr>
          <w:b/>
          <w:bCs/>
          <w:lang w:val="zh-CN"/>
        </w:rPr>
      </w:pPr>
    </w:p>
    <w:p w14:paraId="2B6D3908">
      <w:pPr>
        <w:rPr>
          <w:b/>
          <w:bCs/>
          <w:lang w:val="zh-CN"/>
        </w:rPr>
      </w:pPr>
    </w:p>
    <w:p w14:paraId="1831B490">
      <w:pPr>
        <w:rPr>
          <w:b/>
          <w:bCs/>
          <w:lang w:val="zh-CN"/>
        </w:rPr>
      </w:pPr>
    </w:p>
    <w:p w14:paraId="45E8A4D2">
      <w:pPr>
        <w:pStyle w:val="2"/>
        <w:rPr>
          <w:rFonts w:hint="eastAsia" w:ascii="华文中宋" w:hAnsi="华文中宋" w:eastAsia="华文中宋"/>
          <w:sz w:val="32"/>
          <w:szCs w:val="32"/>
        </w:rPr>
      </w:pPr>
      <w:bookmarkStart w:id="2" w:name="_Toc148635485"/>
      <w:r>
        <w:rPr>
          <w:rFonts w:hint="eastAsia" w:ascii="华文中宋" w:hAnsi="华文中宋" w:eastAsia="华文中宋"/>
          <w:sz w:val="32"/>
          <w:szCs w:val="32"/>
        </w:rPr>
        <w:t>一、引言</w:t>
      </w:r>
      <w:bookmarkEnd w:id="2"/>
    </w:p>
    <w:p w14:paraId="0907E216">
      <w:pPr>
        <w:pStyle w:val="3"/>
      </w:pPr>
      <w:bookmarkStart w:id="3" w:name="_Toc148635486"/>
      <w:r>
        <w:rPr>
          <w:rFonts w:hint="eastAsia"/>
        </w:rPr>
        <w:t>1</w:t>
      </w:r>
      <w:r>
        <w:t>、</w:t>
      </w:r>
      <w:r>
        <w:rPr>
          <w:rFonts w:hint="eastAsia"/>
        </w:rPr>
        <w:t>编写目的</w:t>
      </w:r>
      <w:bookmarkEnd w:id="3"/>
    </w:p>
    <w:p w14:paraId="0E7918A6">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确保对用户期望和业务场景的理解准确完整，为后续的需求分析和系统设计提供真实可靠的输入依据。</w:t>
      </w:r>
    </w:p>
    <w:p w14:paraId="56B343B0">
      <w:pPr>
        <w:spacing w:line="360" w:lineRule="auto"/>
        <w:ind w:firstLine="420"/>
        <w:rPr>
          <w:rFonts w:hint="eastAsia" w:ascii="宋体" w:hAnsi="宋体" w:eastAsia="宋体"/>
        </w:rPr>
      </w:pPr>
      <w:r>
        <w:rPr>
          <w:rFonts w:hint="eastAsia" w:ascii="宋体" w:hAnsi="宋体" w:eastAsia="宋体"/>
        </w:rPr>
        <w:t>预期读者：软件设计者和测试者。</w:t>
      </w:r>
    </w:p>
    <w:p w14:paraId="3638974C"/>
    <w:p w14:paraId="341108B7">
      <w:pPr>
        <w:pStyle w:val="3"/>
      </w:pPr>
      <w:bookmarkStart w:id="4" w:name="_Toc148635487"/>
      <w:r>
        <w:rPr>
          <w:rFonts w:hint="eastAsia"/>
        </w:rPr>
        <w:t>2</w:t>
      </w:r>
      <w:r>
        <w:t>、</w:t>
      </w:r>
      <w:r>
        <w:rPr>
          <w:rFonts w:hint="eastAsia"/>
        </w:rPr>
        <w:t>背景</w:t>
      </w:r>
      <w:bookmarkEnd w:id="4"/>
    </w:p>
    <w:p w14:paraId="0C88209C">
      <w:pPr>
        <w:ind w:firstLine="420"/>
        <w:rPr>
          <w:rFonts w:hint="eastAsia" w:ascii="宋体" w:hAnsi="宋体" w:eastAsia="宋体"/>
        </w:rPr>
      </w:pPr>
      <w:r>
        <w:rPr>
          <w:rFonts w:hint="eastAsia" w:ascii="宋体" w:hAnsi="宋体" w:eastAsia="宋体"/>
        </w:rPr>
        <w:t>说明：</w:t>
      </w:r>
    </w:p>
    <w:p w14:paraId="5D57C920">
      <w:pPr>
        <w:numPr>
          <w:ilvl w:val="0"/>
          <w:numId w:val="1"/>
        </w:numPr>
        <w:spacing w:line="360" w:lineRule="auto"/>
        <w:rPr>
          <w:rFonts w:hint="eastAsia" w:ascii="宋体" w:hAnsi="宋体" w:eastAsia="宋体"/>
        </w:rPr>
      </w:pPr>
      <w:r>
        <w:rPr>
          <w:rFonts w:hint="eastAsia" w:ascii="宋体" w:hAnsi="宋体" w:eastAsia="宋体"/>
        </w:rPr>
        <w:t>待开发的软件系统的名称：猫咖点单系统</w:t>
      </w:r>
      <w:r>
        <w:rPr>
          <w:rFonts w:ascii="宋体" w:hAnsi="宋体" w:eastAsia="宋体"/>
        </w:rPr>
        <w:t xml:space="preserve"> </w:t>
      </w:r>
    </w:p>
    <w:p w14:paraId="0BCBC345">
      <w:pPr>
        <w:numPr>
          <w:ilvl w:val="0"/>
          <w:numId w:val="1"/>
        </w:numPr>
        <w:spacing w:line="360" w:lineRule="auto"/>
        <w:rPr>
          <w:rFonts w:hint="eastAsia" w:ascii="宋体" w:hAnsi="宋体" w:eastAsia="宋体"/>
        </w:rPr>
      </w:pPr>
      <w:r>
        <w:rPr>
          <w:rFonts w:hint="eastAsia" w:ascii="宋体" w:hAnsi="宋体" w:eastAsia="宋体"/>
        </w:rPr>
        <w:t>本项目的任务提出者：刘祖铭 石家桢 杨文轩 陈际宇；</w:t>
      </w:r>
    </w:p>
    <w:p w14:paraId="230EDE19">
      <w:pPr>
        <w:numPr>
          <w:ilvl w:val="0"/>
          <w:numId w:val="1"/>
        </w:numPr>
        <w:spacing w:line="360" w:lineRule="auto"/>
        <w:rPr>
          <w:rFonts w:hint="eastAsia" w:ascii="宋体" w:hAnsi="宋体" w:eastAsia="宋体"/>
        </w:rPr>
      </w:pPr>
      <w:r>
        <w:rPr>
          <w:rFonts w:hint="eastAsia" w:ascii="宋体" w:hAnsi="宋体" w:eastAsia="宋体"/>
        </w:rPr>
        <w:t>本项目的任务开发者：刘祖铭 石家桢 杨文轩 陈际宇；</w:t>
      </w:r>
    </w:p>
    <w:p w14:paraId="0C6B291F">
      <w:pPr>
        <w:numPr>
          <w:ilvl w:val="0"/>
          <w:numId w:val="1"/>
        </w:numPr>
        <w:spacing w:line="360" w:lineRule="auto"/>
        <w:rPr>
          <w:rFonts w:hint="eastAsia" w:ascii="宋体" w:hAnsi="宋体" w:eastAsia="宋体"/>
        </w:rPr>
      </w:pPr>
      <w:r>
        <w:rPr>
          <w:rFonts w:hint="eastAsia" w:ascii="宋体" w:hAnsi="宋体" w:eastAsia="宋体"/>
        </w:rPr>
        <w:t>用户：开设猫咖的店长店员等，有意边喝咖啡边撸猫的爱猫顾客。</w:t>
      </w:r>
    </w:p>
    <w:p w14:paraId="06153B0B">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7786D1FC"/>
    <w:p w14:paraId="0A32AB35">
      <w:pPr>
        <w:pStyle w:val="3"/>
      </w:pPr>
      <w:bookmarkStart w:id="5" w:name="_Toc148635488"/>
      <w:r>
        <w:rPr>
          <w:rFonts w:hint="eastAsia"/>
        </w:rPr>
        <w:t>3、定义</w:t>
      </w:r>
      <w:bookmarkEnd w:id="5"/>
    </w:p>
    <w:tbl>
      <w:tblPr>
        <w:tblStyle w:val="1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4BB7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4DED111">
            <w:pPr>
              <w:spacing w:line="360" w:lineRule="auto"/>
              <w:jc w:val="center"/>
              <w:rPr>
                <w:rFonts w:hint="eastAsia" w:ascii="宋体" w:hAnsi="宋体" w:eastAsia="宋体"/>
              </w:rPr>
            </w:pPr>
            <w:r>
              <w:rPr>
                <w:rFonts w:hint="eastAsia" w:ascii="宋体" w:hAnsi="宋体" w:eastAsia="宋体"/>
              </w:rPr>
              <w:t>名称</w:t>
            </w:r>
          </w:p>
        </w:tc>
        <w:tc>
          <w:tcPr>
            <w:tcW w:w="6287" w:type="dxa"/>
          </w:tcPr>
          <w:p w14:paraId="03075797">
            <w:pPr>
              <w:spacing w:line="360" w:lineRule="auto"/>
              <w:jc w:val="center"/>
              <w:rPr>
                <w:rFonts w:hint="eastAsia" w:ascii="宋体" w:hAnsi="宋体" w:eastAsia="宋体"/>
              </w:rPr>
            </w:pPr>
            <w:r>
              <w:rPr>
                <w:rFonts w:hint="eastAsia" w:ascii="宋体" w:hAnsi="宋体" w:eastAsia="宋体"/>
              </w:rPr>
              <w:t>说明</w:t>
            </w:r>
          </w:p>
        </w:tc>
      </w:tr>
      <w:tr w14:paraId="65FB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9A1EA58">
            <w:pPr>
              <w:spacing w:line="360" w:lineRule="auto"/>
              <w:jc w:val="center"/>
              <w:rPr>
                <w:rFonts w:hint="eastAsia" w:ascii="宋体" w:hAnsi="宋体" w:eastAsia="宋体"/>
              </w:rPr>
            </w:pPr>
            <w:r>
              <w:rPr>
                <w:rFonts w:hint="eastAsia" w:ascii="宋体" w:hAnsi="宋体" w:eastAsia="宋体"/>
              </w:rPr>
              <w:t>账号</w:t>
            </w:r>
          </w:p>
        </w:tc>
        <w:tc>
          <w:tcPr>
            <w:tcW w:w="6287" w:type="dxa"/>
          </w:tcPr>
          <w:p w14:paraId="03A82E0E">
            <w:pPr>
              <w:spacing w:line="360" w:lineRule="auto"/>
              <w:jc w:val="left"/>
              <w:rPr>
                <w:rFonts w:hint="eastAsia" w:ascii="宋体" w:hAnsi="宋体" w:eastAsia="宋体"/>
              </w:rPr>
            </w:pPr>
            <w:r>
              <w:rPr>
                <w:rFonts w:hint="eastAsia" w:ascii="宋体" w:hAnsi="宋体" w:eastAsia="宋体"/>
              </w:rPr>
              <w:t>用户注册时登记的用户名（手机）及密码</w:t>
            </w:r>
          </w:p>
        </w:tc>
      </w:tr>
      <w:tr w14:paraId="57C6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BA1AD6E">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04875B50">
            <w:pPr>
              <w:spacing w:line="360" w:lineRule="auto"/>
              <w:jc w:val="left"/>
              <w:rPr>
                <w:rFonts w:hint="eastAsia" w:ascii="宋体" w:hAnsi="宋体" w:eastAsia="宋体"/>
              </w:rPr>
            </w:pPr>
            <w:r>
              <w:rPr>
                <w:rFonts w:hint="eastAsia" w:ascii="宋体" w:hAnsi="宋体" w:eastAsia="宋体"/>
              </w:rPr>
              <w:t>用户、管理员</w:t>
            </w:r>
          </w:p>
        </w:tc>
      </w:tr>
      <w:tr w14:paraId="1326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CDD37C1">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4DB0CFF0">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themeColor="text1"/>
                <w14:textFill>
                  <w14:solidFill>
                    <w14:schemeClr w14:val="tx1"/>
                  </w14:solidFill>
                </w14:textFill>
              </w:rPr>
              <w:t>分别对应注册、登录、修改用户信息及找回密码、注销，</w:t>
            </w:r>
            <w:r>
              <w:rPr>
                <w:rFonts w:hint="eastAsia" w:ascii="宋体" w:hAnsi="宋体" w:eastAsia="宋体"/>
              </w:rPr>
              <w:t>管理员拥有对所有用户的信息进行各项操作的权限</w:t>
            </w:r>
          </w:p>
        </w:tc>
      </w:tr>
      <w:tr w14:paraId="54B8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521CA75">
            <w:pPr>
              <w:spacing w:line="360" w:lineRule="auto"/>
              <w:jc w:val="center"/>
              <w:rPr>
                <w:rFonts w:hint="eastAsia" w:ascii="宋体" w:hAnsi="宋体" w:eastAsia="宋体"/>
              </w:rPr>
            </w:pPr>
            <w:bookmarkStart w:id="6" w:name="_Hlk148548453"/>
            <w:r>
              <w:rPr>
                <w:rFonts w:hint="eastAsia" w:ascii="宋体" w:hAnsi="宋体" w:eastAsia="宋体"/>
              </w:rPr>
              <w:t>商品查询</w:t>
            </w:r>
          </w:p>
        </w:tc>
        <w:tc>
          <w:tcPr>
            <w:tcW w:w="6287" w:type="dxa"/>
          </w:tcPr>
          <w:p w14:paraId="6C60B2CF">
            <w:pPr>
              <w:spacing w:line="360" w:lineRule="auto"/>
              <w:jc w:val="left"/>
              <w:rPr>
                <w:rFonts w:hint="eastAsia" w:ascii="宋体" w:hAnsi="宋体" w:eastAsia="宋体"/>
                <w:szCs w:val="21"/>
              </w:rPr>
            </w:pPr>
            <w:r>
              <w:rPr>
                <w:rFonts w:hint="eastAsia" w:ascii="宋体" w:hAnsi="宋体" w:eastAsia="宋体"/>
                <w:szCs w:val="21"/>
              </w:rPr>
              <w:t>用户和管理员均可通过该模块浏览当前已有的服务、餐饮和猫咪用品信息</w:t>
            </w:r>
          </w:p>
        </w:tc>
      </w:tr>
      <w:tr w14:paraId="724F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80EE38D">
            <w:pPr>
              <w:spacing w:line="360" w:lineRule="auto"/>
              <w:jc w:val="center"/>
              <w:rPr>
                <w:rFonts w:hint="eastAsia" w:ascii="宋体" w:hAnsi="宋体" w:eastAsia="宋体"/>
              </w:rPr>
            </w:pPr>
            <w:r>
              <w:rPr>
                <w:rFonts w:hint="eastAsia" w:ascii="宋体" w:hAnsi="宋体" w:eastAsia="宋体"/>
              </w:rPr>
              <w:t>商品下单</w:t>
            </w:r>
          </w:p>
        </w:tc>
        <w:tc>
          <w:tcPr>
            <w:tcW w:w="6287" w:type="dxa"/>
          </w:tcPr>
          <w:p w14:paraId="7E3C81DE">
            <w:pPr>
              <w:spacing w:line="360" w:lineRule="auto"/>
              <w:jc w:val="left"/>
              <w:rPr>
                <w:rFonts w:hint="eastAsia" w:ascii="宋体" w:hAnsi="宋体" w:eastAsia="宋体"/>
                <w:szCs w:val="21"/>
              </w:rPr>
            </w:pPr>
            <w:r>
              <w:rPr>
                <w:rFonts w:hint="eastAsia" w:ascii="宋体" w:hAnsi="宋体" w:eastAsia="宋体"/>
                <w:szCs w:val="21"/>
              </w:rPr>
              <w:t>用户查询商品信息时选择需要的商品及其数量后购买并发起订单</w:t>
            </w:r>
          </w:p>
        </w:tc>
      </w:tr>
      <w:tr w14:paraId="306C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1793271">
            <w:pPr>
              <w:spacing w:line="360" w:lineRule="auto"/>
              <w:jc w:val="center"/>
              <w:rPr>
                <w:rFonts w:hint="eastAsia" w:ascii="宋体" w:hAnsi="宋体" w:eastAsia="宋体"/>
              </w:rPr>
            </w:pPr>
            <w:r>
              <w:rPr>
                <w:rFonts w:hint="eastAsia" w:ascii="宋体" w:hAnsi="宋体" w:eastAsia="宋体"/>
                <w:szCs w:val="21"/>
              </w:rPr>
              <w:t>查看订单</w:t>
            </w:r>
          </w:p>
        </w:tc>
        <w:tc>
          <w:tcPr>
            <w:tcW w:w="6287" w:type="dxa"/>
          </w:tcPr>
          <w:p w14:paraId="0190F0A5">
            <w:pPr>
              <w:spacing w:line="360" w:lineRule="auto"/>
              <w:jc w:val="left"/>
              <w:rPr>
                <w:rFonts w:hint="eastAsia" w:ascii="宋体" w:hAnsi="宋体" w:eastAsia="宋体"/>
              </w:rPr>
            </w:pPr>
            <w:r>
              <w:rPr>
                <w:rFonts w:hint="eastAsia" w:ascii="宋体" w:hAnsi="宋体" w:eastAsia="宋体"/>
              </w:rPr>
              <w:t>用户可查看自己下单和取消的订单，并通过商品名称查询特定订单</w:t>
            </w:r>
          </w:p>
        </w:tc>
      </w:tr>
      <w:tr w14:paraId="22C4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3D12D2B">
            <w:pPr>
              <w:spacing w:line="360" w:lineRule="auto"/>
              <w:jc w:val="center"/>
              <w:rPr>
                <w:rFonts w:hint="eastAsia" w:ascii="宋体" w:hAnsi="宋体" w:eastAsia="宋体"/>
                <w:szCs w:val="21"/>
              </w:rPr>
            </w:pPr>
            <w:r>
              <w:rPr>
                <w:rFonts w:hint="eastAsia" w:ascii="宋体" w:hAnsi="宋体" w:eastAsia="宋体"/>
                <w:szCs w:val="21"/>
              </w:rPr>
              <w:t>取消订单</w:t>
            </w:r>
          </w:p>
        </w:tc>
        <w:tc>
          <w:tcPr>
            <w:tcW w:w="6287" w:type="dxa"/>
          </w:tcPr>
          <w:p w14:paraId="1ABEBF79">
            <w:pPr>
              <w:spacing w:line="360" w:lineRule="auto"/>
              <w:jc w:val="left"/>
              <w:rPr>
                <w:rFonts w:hint="eastAsia" w:ascii="宋体" w:hAnsi="宋体" w:eastAsia="宋体"/>
              </w:rPr>
            </w:pPr>
            <w:r>
              <w:rPr>
                <w:rFonts w:hint="eastAsia" w:ascii="宋体" w:hAnsi="宋体" w:eastAsia="宋体"/>
              </w:rPr>
              <w:t>用户选择不想要的订单后取消订单并退款</w:t>
            </w:r>
          </w:p>
        </w:tc>
      </w:tr>
      <w:tr w14:paraId="17BD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11F792B">
            <w:pPr>
              <w:spacing w:line="360" w:lineRule="auto"/>
              <w:jc w:val="center"/>
              <w:rPr>
                <w:rFonts w:hint="eastAsia" w:ascii="宋体" w:hAnsi="宋体" w:eastAsia="宋体"/>
                <w:szCs w:val="21"/>
              </w:rPr>
            </w:pPr>
            <w:r>
              <w:rPr>
                <w:rFonts w:hint="eastAsia" w:ascii="宋体" w:hAnsi="宋体" w:eastAsia="宋体"/>
                <w:szCs w:val="21"/>
              </w:rPr>
              <w:t>订单处理</w:t>
            </w:r>
          </w:p>
        </w:tc>
        <w:tc>
          <w:tcPr>
            <w:tcW w:w="6287" w:type="dxa"/>
          </w:tcPr>
          <w:p w14:paraId="0F785E0F">
            <w:pPr>
              <w:spacing w:line="360" w:lineRule="auto"/>
              <w:jc w:val="left"/>
              <w:rPr>
                <w:rFonts w:hint="eastAsia" w:ascii="宋体" w:hAnsi="宋体" w:eastAsia="宋体"/>
              </w:rPr>
            </w:pPr>
            <w:r>
              <w:rPr>
                <w:rFonts w:hint="eastAsia" w:ascii="宋体" w:hAnsi="宋体" w:eastAsia="宋体"/>
              </w:rPr>
              <w:t>管理员处理用户下单的订单，修改订单状态</w:t>
            </w:r>
          </w:p>
        </w:tc>
      </w:tr>
      <w:tr w14:paraId="375C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85AA55">
            <w:pPr>
              <w:spacing w:line="360" w:lineRule="auto"/>
              <w:jc w:val="center"/>
              <w:rPr>
                <w:rFonts w:hint="eastAsia" w:ascii="宋体" w:hAnsi="宋体" w:eastAsia="宋体"/>
                <w:szCs w:val="21"/>
              </w:rPr>
            </w:pPr>
            <w:r>
              <w:rPr>
                <w:rFonts w:hint="eastAsia" w:ascii="宋体" w:hAnsi="宋体" w:eastAsia="宋体"/>
                <w:szCs w:val="21"/>
              </w:rPr>
              <w:t>商品点赞</w:t>
            </w:r>
          </w:p>
        </w:tc>
        <w:tc>
          <w:tcPr>
            <w:tcW w:w="6287" w:type="dxa"/>
          </w:tcPr>
          <w:p w14:paraId="55E46DFF">
            <w:pPr>
              <w:spacing w:line="360" w:lineRule="auto"/>
              <w:jc w:val="left"/>
              <w:rPr>
                <w:rFonts w:hint="eastAsia" w:ascii="宋体" w:hAnsi="宋体" w:eastAsia="宋体"/>
              </w:rPr>
            </w:pPr>
            <w:r>
              <w:rPr>
                <w:rFonts w:hint="eastAsia" w:ascii="宋体" w:hAnsi="宋体" w:eastAsia="宋体"/>
              </w:rPr>
              <w:t>用户可以点赞自己喜欢的商品</w:t>
            </w:r>
          </w:p>
        </w:tc>
      </w:tr>
      <w:tr w14:paraId="2CE1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B03864A">
            <w:pPr>
              <w:spacing w:line="360" w:lineRule="auto"/>
              <w:jc w:val="center"/>
              <w:rPr>
                <w:rFonts w:hint="eastAsia" w:ascii="宋体" w:hAnsi="宋体" w:eastAsia="宋体"/>
                <w:szCs w:val="21"/>
              </w:rPr>
            </w:pPr>
            <w:r>
              <w:rPr>
                <w:rFonts w:hint="eastAsia" w:ascii="宋体" w:hAnsi="宋体" w:eastAsia="宋体"/>
                <w:szCs w:val="21"/>
              </w:rPr>
              <w:t>商品点赞取消</w:t>
            </w:r>
          </w:p>
        </w:tc>
        <w:tc>
          <w:tcPr>
            <w:tcW w:w="6287" w:type="dxa"/>
          </w:tcPr>
          <w:p w14:paraId="5143B0C7">
            <w:pPr>
              <w:spacing w:line="360" w:lineRule="auto"/>
              <w:jc w:val="left"/>
              <w:rPr>
                <w:rFonts w:hint="eastAsia" w:ascii="宋体" w:hAnsi="宋体" w:eastAsia="宋体"/>
              </w:rPr>
            </w:pPr>
            <w:r>
              <w:rPr>
                <w:rFonts w:hint="eastAsia" w:ascii="宋体" w:hAnsi="宋体" w:eastAsia="宋体"/>
              </w:rPr>
              <w:t>用户可以取消已点赞的商品</w:t>
            </w:r>
          </w:p>
        </w:tc>
      </w:tr>
      <w:tr w14:paraId="7670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96B70C6">
            <w:pPr>
              <w:spacing w:line="360" w:lineRule="auto"/>
              <w:jc w:val="center"/>
              <w:rPr>
                <w:rFonts w:hint="eastAsia" w:ascii="宋体" w:hAnsi="宋体" w:eastAsia="宋体"/>
                <w:szCs w:val="21"/>
              </w:rPr>
            </w:pPr>
            <w:r>
              <w:rPr>
                <w:rFonts w:hint="eastAsia" w:ascii="宋体" w:hAnsi="宋体" w:eastAsia="宋体"/>
                <w:szCs w:val="21"/>
              </w:rPr>
              <w:t>猫咪信息查询</w:t>
            </w:r>
          </w:p>
        </w:tc>
        <w:tc>
          <w:tcPr>
            <w:tcW w:w="6287" w:type="dxa"/>
          </w:tcPr>
          <w:p w14:paraId="59D25E14">
            <w:pPr>
              <w:spacing w:line="360" w:lineRule="auto"/>
              <w:jc w:val="left"/>
              <w:rPr>
                <w:rFonts w:hint="eastAsia" w:ascii="宋体" w:hAnsi="宋体" w:eastAsia="宋体"/>
                <w:szCs w:val="21"/>
              </w:rPr>
            </w:pPr>
            <w:r>
              <w:rPr>
                <w:rFonts w:hint="eastAsia" w:ascii="宋体" w:hAnsi="宋体" w:eastAsia="宋体"/>
                <w:szCs w:val="21"/>
              </w:rPr>
              <w:t>用户和管理员均可通过该模块浏览猫咖所有猫咪的信息</w:t>
            </w:r>
          </w:p>
        </w:tc>
      </w:tr>
      <w:tr w14:paraId="09BB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88BEBA">
            <w:pPr>
              <w:spacing w:line="360" w:lineRule="auto"/>
              <w:jc w:val="center"/>
              <w:rPr>
                <w:rFonts w:hint="eastAsia" w:ascii="宋体" w:hAnsi="宋体" w:eastAsia="宋体"/>
                <w:szCs w:val="21"/>
              </w:rPr>
            </w:pPr>
            <w:r>
              <w:rPr>
                <w:rFonts w:hint="eastAsia" w:ascii="宋体" w:hAnsi="宋体" w:eastAsia="宋体"/>
                <w:szCs w:val="21"/>
              </w:rPr>
              <w:t>猫咪点赞</w:t>
            </w:r>
          </w:p>
        </w:tc>
        <w:tc>
          <w:tcPr>
            <w:tcW w:w="6287" w:type="dxa"/>
          </w:tcPr>
          <w:p w14:paraId="4D09BD9C">
            <w:pPr>
              <w:spacing w:line="360" w:lineRule="auto"/>
              <w:jc w:val="left"/>
              <w:rPr>
                <w:rFonts w:hint="eastAsia" w:ascii="宋体" w:hAnsi="宋体" w:eastAsia="宋体"/>
              </w:rPr>
            </w:pPr>
            <w:r>
              <w:rPr>
                <w:rFonts w:hint="eastAsia" w:ascii="宋体" w:hAnsi="宋体" w:eastAsia="宋体"/>
                <w:szCs w:val="21"/>
              </w:rPr>
              <w:t>用户查询猫咪信息时可以给喜欢的猫咪点赞</w:t>
            </w:r>
          </w:p>
        </w:tc>
      </w:tr>
      <w:tr w14:paraId="4BD8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A896DF1">
            <w:pPr>
              <w:spacing w:line="360" w:lineRule="auto"/>
              <w:jc w:val="center"/>
              <w:rPr>
                <w:rFonts w:hint="eastAsia" w:ascii="宋体" w:hAnsi="宋体" w:eastAsia="宋体"/>
                <w:szCs w:val="21"/>
              </w:rPr>
            </w:pPr>
            <w:r>
              <w:rPr>
                <w:rFonts w:hint="eastAsia" w:ascii="宋体" w:hAnsi="宋体" w:eastAsia="宋体"/>
                <w:szCs w:val="21"/>
              </w:rPr>
              <w:t>猫咪点赞取消</w:t>
            </w:r>
          </w:p>
        </w:tc>
        <w:tc>
          <w:tcPr>
            <w:tcW w:w="6287" w:type="dxa"/>
          </w:tcPr>
          <w:p w14:paraId="554B7BC9">
            <w:pPr>
              <w:spacing w:line="360" w:lineRule="auto"/>
              <w:jc w:val="left"/>
              <w:rPr>
                <w:rFonts w:hint="eastAsia" w:ascii="宋体" w:hAnsi="宋体" w:eastAsia="宋体"/>
                <w:szCs w:val="21"/>
              </w:rPr>
            </w:pPr>
            <w:r>
              <w:rPr>
                <w:rFonts w:hint="eastAsia" w:ascii="宋体" w:hAnsi="宋体" w:eastAsia="宋体"/>
              </w:rPr>
              <w:t>用户可以取消已点赞的猫咪</w:t>
            </w:r>
          </w:p>
        </w:tc>
      </w:tr>
      <w:tr w14:paraId="29D6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0BAFF75">
            <w:pPr>
              <w:spacing w:line="360" w:lineRule="auto"/>
              <w:jc w:val="center"/>
              <w:rPr>
                <w:rFonts w:hint="eastAsia" w:ascii="宋体" w:hAnsi="宋体" w:eastAsia="宋体"/>
                <w:szCs w:val="21"/>
              </w:rPr>
            </w:pPr>
            <w:r>
              <w:rPr>
                <w:rFonts w:hint="eastAsia" w:ascii="宋体" w:hAnsi="宋体" w:eastAsia="宋体"/>
                <w:szCs w:val="21"/>
              </w:rPr>
              <w:t>发表评论</w:t>
            </w:r>
          </w:p>
        </w:tc>
        <w:tc>
          <w:tcPr>
            <w:tcW w:w="6287" w:type="dxa"/>
          </w:tcPr>
          <w:p w14:paraId="30E705CB">
            <w:pPr>
              <w:spacing w:line="360" w:lineRule="auto"/>
              <w:jc w:val="left"/>
              <w:rPr>
                <w:rFonts w:hint="eastAsia" w:ascii="宋体" w:hAnsi="宋体" w:eastAsia="宋体"/>
              </w:rPr>
            </w:pPr>
            <w:r>
              <w:rPr>
                <w:rFonts w:hint="eastAsia" w:ascii="宋体" w:hAnsi="宋体" w:eastAsia="宋体"/>
              </w:rPr>
              <w:t>用户可以在单个猫咪的信息下发表评论</w:t>
            </w:r>
          </w:p>
        </w:tc>
      </w:tr>
      <w:bookmarkEnd w:id="6"/>
      <w:tr w14:paraId="3EDB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4783251">
            <w:pPr>
              <w:spacing w:line="360" w:lineRule="auto"/>
              <w:jc w:val="center"/>
              <w:rPr>
                <w:rFonts w:hint="eastAsia" w:ascii="宋体" w:hAnsi="宋体" w:eastAsia="宋体"/>
                <w:szCs w:val="21"/>
              </w:rPr>
            </w:pPr>
            <w:r>
              <w:rPr>
                <w:rFonts w:hint="eastAsia" w:ascii="宋体" w:hAnsi="宋体" w:eastAsia="宋体"/>
                <w:szCs w:val="21"/>
              </w:rPr>
              <w:t>查看评论</w:t>
            </w:r>
          </w:p>
        </w:tc>
        <w:tc>
          <w:tcPr>
            <w:tcW w:w="6287" w:type="dxa"/>
          </w:tcPr>
          <w:p w14:paraId="622EF789">
            <w:pPr>
              <w:spacing w:line="360" w:lineRule="auto"/>
              <w:jc w:val="left"/>
              <w:rPr>
                <w:rFonts w:hint="eastAsia" w:ascii="宋体" w:hAnsi="宋体" w:eastAsia="宋体"/>
              </w:rPr>
            </w:pPr>
            <w:r>
              <w:rPr>
                <w:rFonts w:hint="eastAsia" w:ascii="宋体" w:hAnsi="宋体" w:eastAsia="宋体"/>
              </w:rPr>
              <w:t>用户查看其他人或自己发布过的评论</w:t>
            </w:r>
          </w:p>
        </w:tc>
      </w:tr>
      <w:tr w14:paraId="2DE7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75E18E9">
            <w:pPr>
              <w:spacing w:line="360" w:lineRule="auto"/>
              <w:jc w:val="center"/>
              <w:rPr>
                <w:rFonts w:hint="eastAsia" w:ascii="宋体" w:hAnsi="宋体" w:eastAsia="宋体"/>
                <w:szCs w:val="21"/>
              </w:rPr>
            </w:pPr>
            <w:r>
              <w:rPr>
                <w:rFonts w:hint="eastAsia" w:ascii="宋体" w:hAnsi="宋体" w:eastAsia="宋体"/>
                <w:szCs w:val="21"/>
              </w:rPr>
              <w:t>审核评论</w:t>
            </w:r>
          </w:p>
        </w:tc>
        <w:tc>
          <w:tcPr>
            <w:tcW w:w="6287" w:type="dxa"/>
          </w:tcPr>
          <w:p w14:paraId="6FEE8EC3">
            <w:pPr>
              <w:spacing w:line="360" w:lineRule="auto"/>
              <w:jc w:val="left"/>
              <w:rPr>
                <w:rFonts w:hint="eastAsia" w:ascii="宋体" w:hAnsi="宋体" w:eastAsia="宋体"/>
              </w:rPr>
            </w:pPr>
            <w:r>
              <w:rPr>
                <w:rFonts w:hint="eastAsia" w:ascii="宋体" w:hAnsi="宋体" w:eastAsia="宋体"/>
              </w:rPr>
              <w:t>管理员审核用户发表的评论，可以选择通过或退回</w:t>
            </w:r>
          </w:p>
        </w:tc>
      </w:tr>
      <w:tr w14:paraId="267D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19FA380">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tcPr>
          <w:p w14:paraId="54504542">
            <w:pPr>
              <w:spacing w:line="360" w:lineRule="auto"/>
              <w:jc w:val="left"/>
              <w:rPr>
                <w:rFonts w:hint="eastAsia" w:ascii="宋体" w:hAnsi="宋体" w:eastAsia="宋体"/>
              </w:rPr>
            </w:pPr>
            <w:r>
              <w:rPr>
                <w:rFonts w:hint="eastAsia" w:ascii="宋体" w:hAnsi="宋体" w:eastAsia="宋体"/>
              </w:rPr>
              <w:t>发布该评论的用户或管理员可以删除评论</w:t>
            </w:r>
          </w:p>
        </w:tc>
      </w:tr>
      <w:tr w14:paraId="0956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3D308B">
            <w:pPr>
              <w:spacing w:line="360" w:lineRule="auto"/>
              <w:jc w:val="center"/>
              <w:rPr>
                <w:rFonts w:hint="eastAsia" w:ascii="宋体" w:hAnsi="宋体" w:eastAsia="宋体"/>
                <w:szCs w:val="21"/>
              </w:rPr>
            </w:pPr>
            <w:r>
              <w:rPr>
                <w:rFonts w:hint="eastAsia" w:ascii="宋体" w:hAnsi="宋体" w:eastAsia="宋体"/>
                <w:szCs w:val="21"/>
              </w:rPr>
              <w:t>商品上架</w:t>
            </w:r>
          </w:p>
        </w:tc>
        <w:tc>
          <w:tcPr>
            <w:tcW w:w="6287" w:type="dxa"/>
          </w:tcPr>
          <w:p w14:paraId="7A7C3051">
            <w:pPr>
              <w:spacing w:line="360" w:lineRule="auto"/>
              <w:jc w:val="left"/>
              <w:rPr>
                <w:rFonts w:hint="eastAsia" w:ascii="宋体" w:hAnsi="宋体" w:eastAsia="宋体"/>
              </w:rPr>
            </w:pPr>
            <w:r>
              <w:rPr>
                <w:rFonts w:hint="eastAsia" w:ascii="宋体" w:hAnsi="宋体" w:eastAsia="宋体"/>
              </w:rPr>
              <w:t>管理员可以增加新上架的商品</w:t>
            </w:r>
          </w:p>
        </w:tc>
      </w:tr>
      <w:tr w14:paraId="28F4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DB224E">
            <w:pPr>
              <w:spacing w:line="360" w:lineRule="auto"/>
              <w:jc w:val="center"/>
              <w:rPr>
                <w:rFonts w:hint="eastAsia" w:ascii="宋体" w:hAnsi="宋体" w:eastAsia="宋体"/>
                <w:szCs w:val="21"/>
              </w:rPr>
            </w:pPr>
            <w:r>
              <w:rPr>
                <w:rFonts w:hint="eastAsia" w:ascii="宋体" w:hAnsi="宋体" w:eastAsia="宋体"/>
                <w:szCs w:val="21"/>
              </w:rPr>
              <w:t>商品下架</w:t>
            </w:r>
          </w:p>
        </w:tc>
        <w:tc>
          <w:tcPr>
            <w:tcW w:w="6287" w:type="dxa"/>
          </w:tcPr>
          <w:p w14:paraId="52BFF3AF">
            <w:pPr>
              <w:spacing w:line="360" w:lineRule="auto"/>
              <w:jc w:val="left"/>
              <w:rPr>
                <w:rFonts w:hint="eastAsia" w:ascii="宋体" w:hAnsi="宋体" w:eastAsia="宋体"/>
              </w:rPr>
            </w:pPr>
            <w:r>
              <w:rPr>
                <w:rFonts w:hint="eastAsia" w:ascii="宋体" w:hAnsi="宋体" w:eastAsia="宋体"/>
              </w:rPr>
              <w:t>管理员可以删除已下架的商品</w:t>
            </w:r>
          </w:p>
        </w:tc>
      </w:tr>
      <w:tr w14:paraId="13F9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3768C93">
            <w:pPr>
              <w:spacing w:line="360" w:lineRule="auto"/>
              <w:jc w:val="center"/>
              <w:rPr>
                <w:rFonts w:hint="eastAsia" w:ascii="宋体" w:hAnsi="宋体" w:eastAsia="宋体"/>
                <w:szCs w:val="21"/>
              </w:rPr>
            </w:pPr>
            <w:r>
              <w:rPr>
                <w:rFonts w:hint="eastAsia" w:ascii="宋体" w:hAnsi="宋体" w:eastAsia="宋体"/>
                <w:szCs w:val="21"/>
              </w:rPr>
              <w:t>修改商品信息</w:t>
            </w:r>
          </w:p>
        </w:tc>
        <w:tc>
          <w:tcPr>
            <w:tcW w:w="6287" w:type="dxa"/>
          </w:tcPr>
          <w:p w14:paraId="35FBB274">
            <w:pPr>
              <w:spacing w:line="360" w:lineRule="auto"/>
              <w:jc w:val="left"/>
              <w:rPr>
                <w:rFonts w:hint="eastAsia" w:ascii="宋体" w:hAnsi="宋体" w:eastAsia="宋体"/>
              </w:rPr>
            </w:pPr>
            <w:r>
              <w:rPr>
                <w:rFonts w:hint="eastAsia" w:ascii="宋体" w:hAnsi="宋体" w:eastAsia="宋体"/>
              </w:rPr>
              <w:t>管理员可以修改在售的商品信息</w:t>
            </w:r>
          </w:p>
        </w:tc>
      </w:tr>
      <w:tr w14:paraId="5844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2D9584C">
            <w:pPr>
              <w:spacing w:line="360" w:lineRule="auto"/>
              <w:jc w:val="center"/>
              <w:rPr>
                <w:rFonts w:hint="eastAsia" w:ascii="宋体" w:hAnsi="宋体" w:eastAsia="宋体"/>
                <w:szCs w:val="21"/>
              </w:rPr>
            </w:pPr>
            <w:r>
              <w:rPr>
                <w:rFonts w:hint="eastAsia" w:ascii="宋体" w:hAnsi="宋体" w:eastAsia="宋体"/>
                <w:szCs w:val="21"/>
              </w:rPr>
              <w:t>猫咪信息管理</w:t>
            </w:r>
          </w:p>
        </w:tc>
        <w:tc>
          <w:tcPr>
            <w:tcW w:w="6287" w:type="dxa"/>
          </w:tcPr>
          <w:p w14:paraId="171D409E">
            <w:pPr>
              <w:spacing w:line="360" w:lineRule="auto"/>
              <w:jc w:val="left"/>
              <w:rPr>
                <w:rFonts w:hint="eastAsia" w:ascii="宋体" w:hAnsi="宋体" w:eastAsia="宋体"/>
              </w:rPr>
            </w:pPr>
            <w:r>
              <w:rPr>
                <w:rFonts w:hint="eastAsia" w:ascii="宋体" w:hAnsi="宋体" w:eastAsia="宋体"/>
              </w:rPr>
              <w:t>管理员可通过该模块对猫咪的信息进行增加、查询、修改、删除操作</w:t>
            </w:r>
          </w:p>
        </w:tc>
      </w:tr>
    </w:tbl>
    <w:p w14:paraId="5B020CE0"/>
    <w:p w14:paraId="78B4CD0E">
      <w:pPr>
        <w:pStyle w:val="3"/>
      </w:pPr>
      <w:bookmarkStart w:id="7" w:name="_Toc148635489"/>
      <w:r>
        <w:rPr>
          <w:rFonts w:hint="eastAsia"/>
        </w:rPr>
        <w:t>4、参考文献</w:t>
      </w:r>
      <w:bookmarkEnd w:id="7"/>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1773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B2B9091">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编号</w:t>
            </w:r>
          </w:p>
        </w:tc>
        <w:tc>
          <w:tcPr>
            <w:tcW w:w="6521" w:type="dxa"/>
          </w:tcPr>
          <w:p w14:paraId="6155D587">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参考资料</w:t>
            </w:r>
          </w:p>
        </w:tc>
        <w:tc>
          <w:tcPr>
            <w:tcW w:w="1326" w:type="dxa"/>
          </w:tcPr>
          <w:p w14:paraId="34ED877E">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作者</w:t>
            </w:r>
          </w:p>
        </w:tc>
      </w:tr>
      <w:tr w14:paraId="373F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C8F29A0">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6521" w:type="dxa"/>
          </w:tcPr>
          <w:p w14:paraId="2B3CB8AA">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《软件工程（第四版）》，高等教育出版社，</w:t>
            </w:r>
            <w:r>
              <w:rPr>
                <w:rFonts w:ascii="宋体" w:hAnsi="宋体" w:eastAsia="宋体"/>
                <w:color w:val="000000" w:themeColor="text1"/>
                <w:szCs w:val="21"/>
                <w14:textFill>
                  <w14:solidFill>
                    <w14:schemeClr w14:val="tx1"/>
                  </w14:solidFill>
                </w14:textFill>
              </w:rPr>
              <w:t>2019</w:t>
            </w:r>
          </w:p>
        </w:tc>
        <w:tc>
          <w:tcPr>
            <w:tcW w:w="1326" w:type="dxa"/>
          </w:tcPr>
          <w:p w14:paraId="53852DEB">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齐治昌等</w:t>
            </w:r>
          </w:p>
        </w:tc>
      </w:tr>
    </w:tbl>
    <w:p w14:paraId="19418F9E">
      <w:pPr>
        <w:pStyle w:val="24"/>
        <w:ind w:left="360" w:firstLine="0" w:firstLineChars="0"/>
      </w:pPr>
    </w:p>
    <w:p w14:paraId="032F53E1">
      <w:pPr>
        <w:rPr>
          <w:b/>
          <w:bCs/>
          <w:lang w:val="zh-CN"/>
        </w:rPr>
      </w:pPr>
    </w:p>
    <w:p w14:paraId="49B18A0C">
      <w:pPr>
        <w:rPr>
          <w:b/>
          <w:bCs/>
          <w:lang w:val="zh-CN"/>
        </w:rPr>
      </w:pPr>
    </w:p>
    <w:p w14:paraId="3B09C7C0">
      <w:pPr>
        <w:rPr>
          <w:b/>
          <w:bCs/>
          <w:lang w:val="zh-CN"/>
        </w:rPr>
      </w:pPr>
    </w:p>
    <w:p w14:paraId="0140F5FB">
      <w:pPr>
        <w:rPr>
          <w:b/>
          <w:bCs/>
          <w:lang w:val="zh-CN"/>
        </w:rPr>
      </w:pPr>
    </w:p>
    <w:p w14:paraId="342960DF">
      <w:pPr>
        <w:rPr>
          <w:b/>
          <w:bCs/>
          <w:lang w:val="zh-CN"/>
        </w:rPr>
      </w:pPr>
    </w:p>
    <w:p w14:paraId="327617D1">
      <w:pPr>
        <w:rPr>
          <w:b/>
          <w:bCs/>
          <w:lang w:val="zh-CN"/>
        </w:rPr>
      </w:pPr>
    </w:p>
    <w:p w14:paraId="777C72DE">
      <w:pPr>
        <w:rPr>
          <w:b/>
          <w:bCs/>
          <w:lang w:val="zh-CN"/>
        </w:rPr>
      </w:pPr>
    </w:p>
    <w:p w14:paraId="7C4FB135">
      <w:pPr>
        <w:rPr>
          <w:b/>
          <w:bCs/>
          <w:lang w:val="zh-CN"/>
        </w:rPr>
      </w:pPr>
    </w:p>
    <w:p w14:paraId="184E3EE9">
      <w:pPr>
        <w:pStyle w:val="2"/>
        <w:keepNext w:val="0"/>
        <w:keepLines w:val="0"/>
        <w:widowControl/>
        <w:spacing w:line="24" w:lineRule="atLeast"/>
      </w:pPr>
      <w:r>
        <w:rPr>
          <w:rFonts w:ascii="华文中宋" w:hAnsi="华文中宋" w:eastAsia="华文中宋" w:cs="华文中宋"/>
          <w:color w:val="000000"/>
          <w:sz w:val="32"/>
          <w:szCs w:val="32"/>
        </w:rPr>
        <w:t>二、任务概述</w:t>
      </w:r>
    </w:p>
    <w:p w14:paraId="0CD01F7A">
      <w:pPr>
        <w:pStyle w:val="3"/>
        <w:keepNext w:val="0"/>
        <w:keepLines w:val="0"/>
        <w:widowControl/>
        <w:spacing w:line="17" w:lineRule="atLeast"/>
      </w:pPr>
      <w:r>
        <w:rPr>
          <w:rFonts w:hint="eastAsia" w:ascii="华文中宋" w:hAnsi="华文中宋" w:cs="华文中宋"/>
          <w:color w:val="000000"/>
          <w:szCs w:val="24"/>
        </w:rPr>
        <w:t>1、目标</w:t>
      </w:r>
    </w:p>
    <w:p w14:paraId="275452F4">
      <w:pPr>
        <w:pStyle w:val="14"/>
        <w:widowControl/>
        <w:spacing w:line="360" w:lineRule="auto"/>
        <w:ind w:left="420" w:firstLine="420"/>
      </w:pPr>
      <w:r>
        <w:rPr>
          <w:rFonts w:hint="eastAsia" w:ascii="宋体" w:hAnsi="宋体" w:eastAsia="宋体" w:cs="宋体"/>
          <w:color w:val="000000"/>
          <w:sz w:val="21"/>
          <w:szCs w:val="21"/>
        </w:rPr>
        <w:t>随着生活水平的提升和城市化进程的加速，猫咪作为伴侣动物在城市人群中的接受度持续提高，猫咪主题休闲场所 “猫咖” 成为时尚休闲新热点，然而传统点单与管理系统中猫咪信息呈现单一，难以激发用户情感共鸣，在此背景下，以 “猫咪个性故事化” 为核心的猫咖智能点单系统应运而生。</w:t>
      </w:r>
    </w:p>
    <w:p w14:paraId="68FF26FE">
      <w:pPr>
        <w:pStyle w:val="14"/>
        <w:widowControl/>
        <w:spacing w:line="360" w:lineRule="auto"/>
        <w:ind w:left="360"/>
      </w:pPr>
      <w:r>
        <w:rPr>
          <w:rFonts w:hint="eastAsia" w:ascii="宋体" w:hAnsi="宋体" w:eastAsia="宋体" w:cs="宋体"/>
          <w:b/>
          <w:bCs/>
          <w:color w:val="000000"/>
          <w:sz w:val="21"/>
          <w:szCs w:val="21"/>
        </w:rPr>
        <w:t>（1）便于猫咖商家推广和营业，提升经营效益</w:t>
      </w:r>
    </w:p>
    <w:p w14:paraId="1F87BBA3">
      <w:pPr>
        <w:pStyle w:val="14"/>
        <w:widowControl/>
        <w:spacing w:line="360" w:lineRule="auto"/>
        <w:ind w:left="360" w:firstLine="430"/>
      </w:pPr>
      <w:r>
        <w:rPr>
          <w:rFonts w:hint="eastAsia" w:ascii="宋体" w:hAnsi="宋体" w:eastAsia="宋体" w:cs="宋体"/>
          <w:color w:val="000000"/>
          <w:sz w:val="21"/>
          <w:szCs w:val="21"/>
        </w:rPr>
        <w:t>该智能点单系统能为猫咖商家提供丰富的推广素材与运营支持，助力商家提升经营成效。一方面，系统中猫咪的个性化数字名片、趣味 “战绩” 等内容，可直接作为商家线上线下推广的核心素材，另一方面，猫咖点单系统也为猫咖商家减少了人力成本，大大减少了猫咖的运营和扩大的资源。</w:t>
      </w:r>
    </w:p>
    <w:p w14:paraId="35361C21">
      <w:pPr>
        <w:pStyle w:val="14"/>
        <w:widowControl/>
        <w:spacing w:line="360" w:lineRule="auto"/>
        <w:ind w:firstLine="420"/>
      </w:pPr>
      <w:r>
        <w:rPr>
          <w:rFonts w:hint="eastAsia" w:ascii="宋体" w:hAnsi="宋体" w:eastAsia="宋体" w:cs="宋体"/>
          <w:b/>
          <w:bCs/>
          <w:color w:val="000000"/>
          <w:sz w:val="21"/>
          <w:szCs w:val="21"/>
        </w:rPr>
        <w:t>（2）提升点单转化率与消费决策效率</w:t>
      </w:r>
    </w:p>
    <w:p w14:paraId="77E1F580">
      <w:pPr>
        <w:pStyle w:val="14"/>
        <w:widowControl/>
        <w:spacing w:line="360" w:lineRule="auto"/>
        <w:ind w:left="360" w:firstLine="420"/>
      </w:pPr>
      <w:r>
        <w:rPr>
          <w:rFonts w:hint="eastAsia" w:ascii="宋体" w:hAnsi="宋体" w:eastAsia="宋体" w:cs="宋体"/>
          <w:color w:val="000000"/>
          <w:sz w:val="21"/>
          <w:szCs w:val="21"/>
        </w:rPr>
        <w:t>传统系统中，猫咪信息局限于名字、品种、年龄等基础属性，顾客面对多只猫咪时难以快速做出选择，既降低了消费决策效率，也影响点单转化率。而智能点单系统凭借丰富且个性化的猫咪信息呈现，让顾客能迅速找到符合自己喜好的猫咪相关消费选择，减少决策犹豫时间，有效提升点单转化率，同时大幅提高消费决策效率，优化整体消费体验。</w:t>
      </w:r>
    </w:p>
    <w:p w14:paraId="329435B3">
      <w:pPr>
        <w:pStyle w:val="14"/>
        <w:widowControl/>
        <w:spacing w:line="360" w:lineRule="auto"/>
        <w:ind w:left="360"/>
      </w:pPr>
      <w:r>
        <w:rPr>
          <w:rFonts w:hint="eastAsia" w:ascii="宋体" w:hAnsi="宋体" w:eastAsia="宋体" w:cs="宋体"/>
          <w:b/>
          <w:bCs/>
          <w:color w:val="000000"/>
          <w:sz w:val="21"/>
          <w:szCs w:val="21"/>
        </w:rPr>
        <w:t>（3）突出猫咪个性，增强情感联结</w:t>
      </w:r>
    </w:p>
    <w:p w14:paraId="7ADCD3CA">
      <w:pPr>
        <w:pStyle w:val="14"/>
        <w:widowControl/>
        <w:spacing w:line="360" w:lineRule="auto"/>
        <w:ind w:left="360" w:firstLine="416"/>
        <w:rPr>
          <w:rFonts w:hint="eastAsia" w:ascii="宋体" w:hAnsi="宋体" w:eastAsia="宋体" w:cs="宋体"/>
          <w:color w:val="000000"/>
          <w:sz w:val="21"/>
          <w:szCs w:val="21"/>
        </w:rPr>
      </w:pPr>
      <w:r>
        <w:rPr>
          <w:rFonts w:hint="eastAsia" w:ascii="宋体" w:hAnsi="宋体" w:eastAsia="宋体" w:cs="宋体"/>
          <w:color w:val="000000"/>
          <w:sz w:val="21"/>
          <w:szCs w:val="21"/>
        </w:rPr>
        <w:t>系统深度挖掘每只猫咪的独特性格、行为偏好与历史互动数据，为猫咪打造包含生动标签的数字名片，像 “最爱晒太阳的慵懒男孩”“闻到小鱼干会飞奔而来” “全店公认撒娇冠军”等标签，能让猫咪形象更鲜活。同时，系统还会突出展示猫咪往期 “战绩”，如 “单日被点名次数最高”“年度最受拍照欢迎奖” 等真实有趣的数据记录，这些个性化内容能显著增强猫咪的辨识度和记忆点，通过叙事化与情感化的信息设计，拉近顾客与猫咪的心理距离，帮助用户更快建立对猫咪的信任与喜爱，进而实现情感层面的深度联结。</w:t>
      </w:r>
    </w:p>
    <w:p w14:paraId="04B5DC54">
      <w:pPr>
        <w:pStyle w:val="14"/>
        <w:widowControl/>
        <w:spacing w:line="360" w:lineRule="auto"/>
        <w:ind w:firstLine="420"/>
      </w:pPr>
      <w:r>
        <w:rPr>
          <w:rFonts w:hint="eastAsia" w:ascii="宋体" w:hAnsi="宋体" w:eastAsia="宋体" w:cs="宋体"/>
          <w:b/>
          <w:bCs/>
          <w:color w:val="000000"/>
          <w:sz w:val="21"/>
          <w:szCs w:val="21"/>
        </w:rPr>
        <w:t>（4）传递关爱动物与负责任互动的理念</w:t>
      </w:r>
    </w:p>
    <w:p w14:paraId="4FD24461">
      <w:pPr>
        <w:pStyle w:val="14"/>
        <w:widowControl/>
        <w:spacing w:line="360" w:lineRule="auto"/>
        <w:ind w:left="360" w:firstLine="420"/>
      </w:pPr>
      <w:r>
        <w:rPr>
          <w:rFonts w:hint="eastAsia" w:ascii="宋体" w:hAnsi="宋体" w:eastAsia="宋体" w:cs="宋体"/>
          <w:color w:val="000000"/>
          <w:sz w:val="21"/>
          <w:szCs w:val="21"/>
        </w:rPr>
        <w:t>系统并非仅关注技术功能实现与商业效益提升，更注重在运营过程中传递积极的动物保护理念。通过将猫咪从被动的 “服务提供者” 转化为具有 “个性 IP” 的情感联结纽带，让顾客在与猫咪互动消费的过程中，更深刻地了解猫咪的个性与需求，从而引导顾客以更负责任、更关爱动物的方式与猫咪互动，推动关爱动物理念在社会层面的传播。</w:t>
      </w:r>
    </w:p>
    <w:p w14:paraId="50960A1D">
      <w:pPr>
        <w:pStyle w:val="14"/>
        <w:widowControl/>
        <w:spacing w:line="360" w:lineRule="auto"/>
        <w:ind w:left="360" w:firstLine="420"/>
      </w:pPr>
      <w:r>
        <w:rPr>
          <w:rFonts w:hint="eastAsia" w:ascii="宋体" w:hAnsi="宋体" w:eastAsia="宋体" w:cs="宋体"/>
          <w:color w:val="000000"/>
          <w:sz w:val="21"/>
          <w:szCs w:val="21"/>
        </w:rPr>
        <w:t>综上所述，猫咖点单系统的目的在于打造一个以猫咪个性为核心、兼具情感价值与商业价值的数字化服务平台，通过系统的运作，既优化顾客消费体验，又为商家提供推广与运营助力，同时传递关爱动物的理念，推动猫咖行业向更具情感化、个性化且更利于商家经营的方向发展。</w:t>
      </w:r>
    </w:p>
    <w:p w14:paraId="270EE250">
      <w:pPr>
        <w:pStyle w:val="3"/>
        <w:keepNext w:val="0"/>
        <w:keepLines w:val="0"/>
        <w:widowControl/>
        <w:spacing w:line="360" w:lineRule="auto"/>
      </w:pPr>
      <w:r>
        <w:rPr>
          <w:rFonts w:hint="eastAsia" w:ascii="华文中宋" w:hAnsi="华文中宋" w:cs="华文中宋"/>
          <w:color w:val="000000"/>
          <w:szCs w:val="24"/>
        </w:rPr>
        <w:t>2、用户特点</w:t>
      </w:r>
    </w:p>
    <w:p w14:paraId="010CE07F">
      <w:pPr>
        <w:pStyle w:val="14"/>
        <w:widowControl/>
        <w:spacing w:line="360" w:lineRule="auto"/>
        <w:ind w:left="360" w:firstLine="420"/>
      </w:pPr>
      <w:r>
        <w:rPr>
          <w:rFonts w:hint="eastAsia" w:ascii="宋体" w:hAnsi="宋体" w:eastAsia="宋体" w:cs="宋体"/>
          <w:color w:val="000000"/>
          <w:sz w:val="21"/>
          <w:szCs w:val="21"/>
        </w:rPr>
        <w:t>本系统的最终用户分为普通用户(</w:t>
      </w:r>
      <w:r>
        <w:rPr>
          <w:rFonts w:hint="eastAsia" w:ascii="宋体" w:hAnsi="宋体" w:eastAsia="宋体" w:cs="宋体"/>
          <w:b/>
          <w:bCs/>
          <w:color w:val="000000"/>
          <w:sz w:val="21"/>
          <w:szCs w:val="21"/>
        </w:rPr>
        <w:t>消费者)</w:t>
      </w:r>
      <w:r>
        <w:rPr>
          <w:rFonts w:hint="eastAsia" w:ascii="宋体" w:hAnsi="宋体" w:eastAsia="宋体" w:cs="宋体"/>
          <w:color w:val="000000"/>
          <w:sz w:val="21"/>
          <w:szCs w:val="21"/>
        </w:rPr>
        <w:t>和</w:t>
      </w:r>
      <w:r>
        <w:rPr>
          <w:rFonts w:hint="eastAsia" w:ascii="宋体" w:hAnsi="宋体" w:eastAsia="宋体" w:cs="宋体"/>
          <w:b/>
          <w:bCs/>
          <w:color w:val="000000"/>
          <w:sz w:val="21"/>
          <w:szCs w:val="21"/>
        </w:rPr>
        <w:t>管理员用户</w:t>
      </w:r>
      <w:r>
        <w:rPr>
          <w:rFonts w:hint="eastAsia" w:ascii="宋体" w:hAnsi="宋体" w:eastAsia="宋体" w:cs="宋体"/>
          <w:color w:val="000000"/>
          <w:sz w:val="21"/>
          <w:szCs w:val="21"/>
        </w:rPr>
        <w:t>。</w:t>
      </w:r>
    </w:p>
    <w:p w14:paraId="660D1BE9">
      <w:pPr>
        <w:pStyle w:val="14"/>
        <w:widowControl/>
        <w:spacing w:line="360" w:lineRule="auto"/>
        <w:ind w:left="360" w:firstLine="420"/>
      </w:pPr>
      <w:r>
        <w:rPr>
          <w:rFonts w:hint="eastAsia" w:ascii="宋体" w:hAnsi="宋体" w:eastAsia="宋体" w:cs="宋体"/>
          <w:color w:val="000000"/>
          <w:sz w:val="21"/>
          <w:szCs w:val="21"/>
        </w:rPr>
        <w:t>管理员是整个猫咖点单系统的</w:t>
      </w:r>
      <w:r>
        <w:rPr>
          <w:rFonts w:hint="eastAsia" w:ascii="宋体" w:hAnsi="宋体" w:eastAsia="宋体" w:cs="宋体"/>
          <w:b/>
          <w:bCs/>
          <w:color w:val="000000"/>
          <w:sz w:val="21"/>
          <w:szCs w:val="21"/>
        </w:rPr>
        <w:t>管理者和维护者</w:t>
      </w:r>
      <w:r>
        <w:rPr>
          <w:rFonts w:hint="eastAsia" w:ascii="宋体" w:hAnsi="宋体" w:eastAsia="宋体" w:cs="宋体"/>
          <w:color w:val="000000"/>
          <w:sz w:val="21"/>
          <w:szCs w:val="21"/>
        </w:rPr>
        <w:t>，可以对用户的相关信息与操作进行审核、修改，并对用户账户进行管理，以及猫咪信息管理、订单的处理和讨论的审核、删除；</w:t>
      </w:r>
    </w:p>
    <w:p w14:paraId="1FF4A731">
      <w:pPr>
        <w:pStyle w:val="14"/>
        <w:widowControl/>
        <w:spacing w:line="360" w:lineRule="auto"/>
        <w:ind w:left="360" w:firstLine="420"/>
      </w:pPr>
      <w:r>
        <w:rPr>
          <w:rFonts w:hint="eastAsia" w:ascii="宋体" w:hAnsi="宋体" w:eastAsia="宋体" w:cs="宋体"/>
          <w:color w:val="000000"/>
          <w:sz w:val="21"/>
          <w:szCs w:val="21"/>
        </w:rPr>
        <w:t>普通用户是使用猫咖点单系统的主体。</w:t>
      </w:r>
    </w:p>
    <w:p w14:paraId="07BED72C">
      <w:pPr>
        <w:pStyle w:val="14"/>
        <w:widowControl/>
        <w:spacing w:line="360" w:lineRule="auto"/>
        <w:ind w:left="420" w:leftChars="200" w:firstLine="420"/>
      </w:pPr>
      <w:r>
        <w:rPr>
          <w:rFonts w:hint="eastAsia" w:ascii="宋体" w:hAnsi="宋体" w:eastAsia="宋体" w:cs="宋体"/>
          <w:color w:val="000000"/>
          <w:sz w:val="21"/>
          <w:szCs w:val="21"/>
        </w:rPr>
        <w:t>可注册、查看、修改账户信息，浏览已有的服务、餐饮和猫咪用品的信息并发起订单，且可以取消订单，也可以查询自己下单和取消的订单，用户也可以为喜爱的商品点赞，对于猫咖的猫咪也可以发表自己的评论。</w:t>
      </w:r>
    </w:p>
    <w:p w14:paraId="3F517AB1">
      <w:pPr>
        <w:pStyle w:val="14"/>
        <w:widowControl/>
        <w:spacing w:line="360" w:lineRule="auto"/>
        <w:ind w:left="420" w:leftChars="200" w:firstLine="420"/>
      </w:pPr>
    </w:p>
    <w:p w14:paraId="33DCAB9F">
      <w:pPr>
        <w:pStyle w:val="3"/>
        <w:keepNext w:val="0"/>
        <w:keepLines w:val="0"/>
        <w:widowControl/>
        <w:spacing w:line="360" w:lineRule="auto"/>
      </w:pPr>
      <w:r>
        <w:rPr>
          <w:rFonts w:hint="eastAsia" w:ascii="华文中宋" w:hAnsi="华文中宋" w:cs="华文中宋"/>
          <w:color w:val="000000"/>
          <w:szCs w:val="24"/>
        </w:rPr>
        <w:t>3、假定约束</w:t>
      </w:r>
    </w:p>
    <w:p w14:paraId="33B0CC01">
      <w:pPr>
        <w:pStyle w:val="14"/>
        <w:widowControl/>
        <w:spacing w:line="360" w:lineRule="auto"/>
        <w:ind w:firstLine="420"/>
      </w:pPr>
      <w:r>
        <w:rPr>
          <w:rFonts w:hint="eastAsia" w:ascii="宋体" w:hAnsi="宋体" w:eastAsia="宋体" w:cs="宋体"/>
          <w:color w:val="000000"/>
          <w:sz w:val="21"/>
          <w:szCs w:val="21"/>
        </w:rPr>
        <w:t>经费限制：3000元</w:t>
      </w:r>
    </w:p>
    <w:p w14:paraId="208F02A7">
      <w:pPr>
        <w:pStyle w:val="14"/>
        <w:widowControl/>
        <w:spacing w:line="360" w:lineRule="auto"/>
        <w:ind w:firstLine="420"/>
      </w:pPr>
      <w:r>
        <w:rPr>
          <w:rFonts w:hint="eastAsia" w:ascii="宋体" w:hAnsi="宋体" w:eastAsia="宋体" w:cs="宋体"/>
          <w:color w:val="000000"/>
          <w:sz w:val="21"/>
          <w:szCs w:val="21"/>
        </w:rPr>
        <w:t>开发期限：一年</w:t>
      </w:r>
    </w:p>
    <w:p w14:paraId="296594AA">
      <w:pPr>
        <w:spacing w:line="360" w:lineRule="auto"/>
        <w:rPr>
          <w:rFonts w:hint="eastAsia" w:ascii="宋体" w:hAnsi="宋体" w:eastAsia="宋体"/>
        </w:rPr>
      </w:pPr>
    </w:p>
    <w:p w14:paraId="390508FD">
      <w:pPr>
        <w:spacing w:line="360" w:lineRule="auto"/>
        <w:rPr>
          <w:rFonts w:hint="eastAsia" w:ascii="宋体" w:hAnsi="宋体" w:eastAsia="宋体"/>
        </w:rPr>
      </w:pPr>
    </w:p>
    <w:p w14:paraId="1136937A">
      <w:pPr>
        <w:spacing w:line="360" w:lineRule="auto"/>
        <w:rPr>
          <w:rFonts w:hint="eastAsia" w:ascii="宋体" w:hAnsi="宋体" w:eastAsia="宋体"/>
        </w:rPr>
      </w:pPr>
    </w:p>
    <w:p w14:paraId="75C46052">
      <w:pPr>
        <w:spacing w:line="360" w:lineRule="auto"/>
        <w:rPr>
          <w:rFonts w:hint="eastAsia" w:ascii="宋体" w:hAnsi="宋体" w:eastAsia="宋体"/>
        </w:rPr>
      </w:pPr>
    </w:p>
    <w:p w14:paraId="09B0220D">
      <w:pPr>
        <w:spacing w:line="360" w:lineRule="auto"/>
        <w:rPr>
          <w:rFonts w:hint="eastAsia" w:ascii="宋体" w:hAnsi="宋体" w:eastAsia="宋体"/>
        </w:rPr>
      </w:pPr>
    </w:p>
    <w:p w14:paraId="451714BB">
      <w:pPr>
        <w:spacing w:line="360" w:lineRule="auto"/>
        <w:rPr>
          <w:rFonts w:hint="eastAsia" w:ascii="宋体" w:hAnsi="宋体" w:eastAsia="宋体"/>
        </w:rPr>
      </w:pPr>
    </w:p>
    <w:p w14:paraId="218312C4">
      <w:pPr>
        <w:pStyle w:val="2"/>
        <w:rPr>
          <w:rFonts w:hint="eastAsia" w:ascii="华文中宋" w:hAnsi="华文中宋" w:eastAsia="华文中宋"/>
          <w:sz w:val="32"/>
          <w:szCs w:val="32"/>
        </w:rPr>
      </w:pPr>
      <w:bookmarkStart w:id="8" w:name="_Toc148635494"/>
      <w:r>
        <w:rPr>
          <w:rFonts w:hint="eastAsia" w:ascii="华文中宋" w:hAnsi="华文中宋" w:eastAsia="华文中宋"/>
          <w:sz w:val="32"/>
          <w:szCs w:val="32"/>
        </w:rPr>
        <w:t>三、需求规定</w:t>
      </w:r>
      <w:bookmarkEnd w:id="8"/>
    </w:p>
    <w:p w14:paraId="3C73B1F6">
      <w:pPr>
        <w:pStyle w:val="3"/>
      </w:pPr>
      <w:bookmarkStart w:id="9" w:name="_Toc148635495"/>
      <w:r>
        <w:rPr>
          <w:rFonts w:hint="eastAsia"/>
        </w:rPr>
        <w:t>1、功能规定</w:t>
      </w:r>
      <w:bookmarkEnd w:id="9"/>
    </w:p>
    <w:p w14:paraId="3D7EEC28">
      <w:pPr>
        <w:pStyle w:val="4"/>
        <w:rPr>
          <w:rFonts w:hint="eastAsia"/>
        </w:rPr>
      </w:pPr>
      <w:bookmarkStart w:id="10" w:name="_Toc148635496"/>
      <w:r>
        <w:rPr>
          <w:rFonts w:hint="eastAsia"/>
        </w:rPr>
        <w:t>1</w:t>
      </w:r>
      <w:r>
        <w:t>.1</w:t>
      </w:r>
      <w:r>
        <w:rPr>
          <w:rFonts w:hint="eastAsia"/>
        </w:rPr>
        <w:t>模块</w:t>
      </w:r>
      <w:bookmarkEnd w:id="10"/>
    </w:p>
    <w:p w14:paraId="49368070">
      <w:pPr>
        <w:pStyle w:val="5"/>
        <w:rPr>
          <w:rFonts w:hint="eastAsia" w:ascii="宋体" w:hAnsi="宋体"/>
          <w:szCs w:val="21"/>
        </w:rPr>
      </w:pPr>
      <w:r>
        <w:rPr>
          <w:rFonts w:hint="eastAsia" w:ascii="宋体" w:hAnsi="宋体"/>
          <w:szCs w:val="21"/>
        </w:rPr>
        <w:t>1.</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账户信息管理模块</w:t>
      </w:r>
    </w:p>
    <w:p w14:paraId="4AEA3495">
      <w:pPr>
        <w:pStyle w:val="24"/>
        <w:ind w:left="360"/>
        <w:rPr>
          <w:rFonts w:hint="eastAsia" w:ascii="宋体" w:hAnsi="宋体" w:eastAsia="宋体"/>
        </w:rPr>
      </w:pPr>
      <w:r>
        <w:rPr>
          <w:rFonts w:hint="eastAsia" w:ascii="宋体" w:hAnsi="宋体" w:eastAsia="宋体"/>
        </w:rPr>
        <w:t>该模块实现对用户信息的增添、删除、查找、修改等操作，分别对应于用户的注册、</w:t>
      </w:r>
      <w:del w:id="0" w:author="毛毛妈" w:date="2025-10-25T16:35:00Z">
        <w:r>
          <w:rPr>
            <w:rFonts w:hint="eastAsia" w:ascii="宋体" w:hAnsi="宋体" w:eastAsia="宋体"/>
          </w:rPr>
          <w:delText>删除、</w:delText>
        </w:r>
      </w:del>
      <w:r>
        <w:rPr>
          <w:rFonts w:hint="eastAsia" w:ascii="宋体" w:hAnsi="宋体" w:eastAsia="宋体"/>
        </w:rPr>
        <w:t xml:space="preserve">注销、登录、查找用户、修改用户信息功能。 </w:t>
      </w:r>
    </w:p>
    <w:p w14:paraId="15F0278D">
      <w:pPr>
        <w:pStyle w:val="24"/>
        <w:ind w:left="360" w:firstLine="0" w:firstLineChars="0"/>
        <w:rPr>
          <w:rFonts w:hint="eastAsia" w:ascii="宋体" w:hAnsi="宋体" w:eastAsia="宋体"/>
          <w:b/>
          <w:bCs/>
        </w:rPr>
      </w:pPr>
      <w:r>
        <w:rPr>
          <w:rFonts w:hint="eastAsia" w:ascii="宋体" w:hAnsi="宋体" w:eastAsia="宋体"/>
          <w:b/>
          <w:bCs/>
        </w:rPr>
        <w:t>①用户注册</w:t>
      </w:r>
    </w:p>
    <w:p w14:paraId="392A0385">
      <w:pPr>
        <w:pStyle w:val="24"/>
        <w:ind w:left="360" w:firstLine="0" w:firstLineChars="0"/>
        <w:rPr>
          <w:rFonts w:hint="eastAsia" w:ascii="宋体" w:hAnsi="宋体" w:eastAsia="宋体"/>
        </w:rPr>
      </w:pPr>
      <w:r>
        <w:rPr>
          <w:rFonts w:hint="eastAsia" w:ascii="宋体" w:hAnsi="宋体" w:eastAsia="宋体"/>
        </w:rPr>
        <w:t>用户应该使用手机号或邮箱作为账号并设置密码进行注册。</w:t>
      </w:r>
    </w:p>
    <w:p w14:paraId="1BD5E11B">
      <w:pPr>
        <w:pStyle w:val="24"/>
        <w:ind w:left="360" w:firstLine="0" w:firstLineChars="0"/>
        <w:rPr>
          <w:rFonts w:hint="eastAsia" w:ascii="宋体" w:hAnsi="宋体" w:eastAsia="宋体"/>
        </w:rPr>
      </w:pPr>
      <w:r>
        <w:rPr>
          <w:rFonts w:hint="eastAsia" w:ascii="宋体" w:hAnsi="宋体" w:eastAsia="宋体"/>
        </w:rPr>
        <w:t>在注册过程中，需要检验用户的账号（所用来注册的手机号与邮箱）是否已经被注册使用过，要求同一个账号名下的账户不能被重复注册。</w:t>
      </w:r>
    </w:p>
    <w:p w14:paraId="77298FD6">
      <w:pPr>
        <w:pStyle w:val="24"/>
        <w:ind w:left="360" w:firstLine="0" w:firstLineChars="0"/>
        <w:rPr>
          <w:rFonts w:hint="eastAsia" w:ascii="宋体" w:hAnsi="宋体" w:eastAsia="宋体"/>
        </w:rPr>
      </w:pPr>
      <w:r>
        <w:rPr>
          <w:rFonts w:hint="eastAsia" w:ascii="宋体" w:hAnsi="宋体" w:eastAsia="宋体"/>
        </w:rPr>
        <w:t>用户在注册时需输入两次密码，并检验两次密码是否相同，若不相同需要重新输入。</w:t>
      </w:r>
    </w:p>
    <w:p w14:paraId="10800C71">
      <w:pPr>
        <w:pStyle w:val="24"/>
        <w:ind w:left="360" w:firstLine="0" w:firstLineChars="0"/>
        <w:rPr>
          <w:rFonts w:hint="eastAsia" w:ascii="宋体" w:hAnsi="宋体" w:eastAsia="宋体"/>
        </w:rPr>
      </w:pPr>
      <w:r>
        <w:rPr>
          <w:rFonts w:hint="eastAsia" w:ascii="宋体" w:hAnsi="宋体" w:eastAsia="宋体"/>
        </w:rPr>
        <w:t>完成账号密码输入后需要填写对应账号接收到的验证码，正确输入验证码后注册成功并可登录系统，否则注册失败。</w:t>
      </w:r>
    </w:p>
    <w:p w14:paraId="1B69FCBB">
      <w:pPr>
        <w:pStyle w:val="24"/>
        <w:ind w:left="360" w:firstLine="0" w:firstLineChars="0"/>
        <w:rPr>
          <w:rFonts w:hint="eastAsia" w:ascii="宋体" w:hAnsi="宋体" w:eastAsia="宋体"/>
        </w:rPr>
      </w:pPr>
      <w:r>
        <w:rPr>
          <w:rFonts w:hint="eastAsia" w:ascii="宋体" w:hAnsi="宋体" w:eastAsia="宋体"/>
        </w:rPr>
        <w:t>管理员无需注册，由账号由后台分配。</w:t>
      </w:r>
    </w:p>
    <w:p w14:paraId="4C1155D1">
      <w:pPr>
        <w:pStyle w:val="24"/>
        <w:ind w:left="360" w:firstLine="0" w:firstLineChars="0"/>
        <w:rPr>
          <w:rFonts w:hint="eastAsia" w:ascii="宋体" w:hAnsi="宋体" w:eastAsia="宋体"/>
          <w:b/>
          <w:bCs/>
        </w:rPr>
      </w:pPr>
      <w:r>
        <w:rPr>
          <w:rFonts w:hint="eastAsia" w:ascii="宋体" w:hAnsi="宋体" w:eastAsia="宋体"/>
          <w:b/>
          <w:bCs/>
        </w:rPr>
        <w:t>②用户登录</w:t>
      </w:r>
    </w:p>
    <w:p w14:paraId="5016227E">
      <w:pPr>
        <w:pStyle w:val="24"/>
        <w:ind w:left="360" w:firstLine="0" w:firstLineChars="0"/>
        <w:rPr>
          <w:rFonts w:hint="eastAsia" w:ascii="宋体" w:hAnsi="宋体" w:eastAsia="宋体"/>
        </w:rPr>
      </w:pPr>
      <w:r>
        <w:rPr>
          <w:rFonts w:hint="eastAsia" w:ascii="宋体" w:hAnsi="宋体" w:eastAsia="宋体"/>
        </w:rPr>
        <w:t>用户使用注册成功的账号并依次输入密码和验证码（系统自动生成）进行登录；或者可以通过使用账户手机号/邮箱+验证码（需要系统发送）验证的方式进行登录；</w:t>
      </w:r>
    </w:p>
    <w:p w14:paraId="7C36275E">
      <w:pPr>
        <w:pStyle w:val="24"/>
        <w:ind w:left="360" w:firstLine="0" w:firstLineChars="0"/>
        <w:rPr>
          <w:rFonts w:hint="eastAsia" w:ascii="宋体" w:hAnsi="宋体" w:eastAsia="宋体"/>
        </w:rPr>
      </w:pPr>
      <w:r>
        <w:rPr>
          <w:rFonts w:hint="eastAsia" w:ascii="宋体" w:hAnsi="宋体" w:eastAsia="宋体"/>
        </w:rPr>
        <w:t>其中需要检验登录使用的账户是否存在，密码，验证码是否正确，提交登陆后提示是否登录成功，登录成功则跳转系统页面。</w:t>
      </w:r>
    </w:p>
    <w:p w14:paraId="44913B0F">
      <w:pPr>
        <w:pStyle w:val="24"/>
        <w:ind w:left="360" w:firstLine="0" w:firstLineChars="0"/>
        <w:rPr>
          <w:rFonts w:hint="eastAsia" w:ascii="宋体" w:hAnsi="宋体" w:eastAsia="宋体"/>
          <w:b/>
          <w:bCs/>
        </w:rPr>
      </w:pPr>
      <w:r>
        <w:rPr>
          <w:rFonts w:hint="eastAsia" w:ascii="宋体" w:hAnsi="宋体" w:eastAsia="宋体"/>
          <w:b/>
          <w:bCs/>
        </w:rPr>
        <w:t>③修改用户信息</w:t>
      </w:r>
    </w:p>
    <w:p w14:paraId="1293764F">
      <w:pPr>
        <w:pStyle w:val="24"/>
        <w:ind w:left="360" w:firstLine="0" w:firstLineChars="0"/>
        <w:rPr>
          <w:rFonts w:hint="eastAsia" w:ascii="宋体" w:hAnsi="宋体" w:eastAsia="宋体"/>
        </w:rPr>
      </w:pPr>
      <w:r>
        <w:rPr>
          <w:rFonts w:hint="eastAsia" w:ascii="宋体" w:hAnsi="宋体" w:eastAsia="宋体"/>
        </w:rPr>
        <w:t>登陆后用户可以通过该功能修改自己的用户信息，例如：用户名（注册后初始为系统设置的默认名），个人信息，联系方式、密码等项目。</w:t>
      </w:r>
    </w:p>
    <w:p w14:paraId="3E2E6F98">
      <w:pPr>
        <w:pStyle w:val="24"/>
        <w:ind w:left="360" w:firstLine="0" w:firstLineChars="0"/>
        <w:rPr>
          <w:rFonts w:hint="eastAsia" w:ascii="宋体" w:hAnsi="宋体" w:eastAsia="宋体"/>
        </w:rPr>
      </w:pPr>
      <w:r>
        <w:rPr>
          <w:rFonts w:hint="eastAsia" w:ascii="宋体" w:hAnsi="宋体" w:eastAsia="宋体"/>
        </w:rPr>
        <w:t>管理员可以修改任意用户的用户信息和密码。</w:t>
      </w:r>
    </w:p>
    <w:p w14:paraId="167BEB38">
      <w:pPr>
        <w:pStyle w:val="24"/>
        <w:ind w:left="360" w:firstLine="0" w:firstLineChars="0"/>
        <w:rPr>
          <w:rFonts w:hint="eastAsia" w:ascii="宋体" w:hAnsi="宋体" w:eastAsia="宋体"/>
          <w:b/>
          <w:bCs/>
        </w:rPr>
      </w:pPr>
      <w:r>
        <w:rPr>
          <w:rFonts w:hint="eastAsia" w:ascii="宋体" w:hAnsi="宋体" w:eastAsia="宋体"/>
          <w:b/>
          <w:bCs/>
        </w:rPr>
        <w:t>④注销账号</w:t>
      </w:r>
    </w:p>
    <w:p w14:paraId="2AFB8462">
      <w:pPr>
        <w:pStyle w:val="24"/>
        <w:ind w:left="360" w:firstLine="0" w:firstLineChars="0"/>
        <w:rPr>
          <w:rFonts w:hint="eastAsia" w:ascii="宋体" w:hAnsi="宋体" w:eastAsia="宋体"/>
        </w:rPr>
      </w:pPr>
      <w:r>
        <w:rPr>
          <w:rFonts w:hint="eastAsia" w:ascii="宋体" w:hAnsi="宋体" w:eastAsia="宋体"/>
        </w:rPr>
        <w:t>用户可以通过该功能注销账户，注销后将不可登录，需重新注册。</w:t>
      </w:r>
    </w:p>
    <w:p w14:paraId="0E12708E">
      <w:pPr>
        <w:pStyle w:val="24"/>
        <w:ind w:left="360" w:firstLine="0" w:firstLineChars="0"/>
        <w:rPr>
          <w:rFonts w:hint="eastAsia" w:ascii="宋体" w:hAnsi="宋体" w:eastAsia="宋体"/>
          <w:b/>
          <w:bCs/>
        </w:rPr>
      </w:pPr>
      <w:r>
        <w:rPr>
          <w:rFonts w:hint="eastAsia" w:ascii="宋体" w:hAnsi="宋体" w:eastAsia="宋体"/>
          <w:b/>
          <w:bCs/>
        </w:rPr>
        <w:fldChar w:fldCharType="begin"/>
      </w:r>
      <w:r>
        <w:rPr>
          <w:rFonts w:hint="eastAsia" w:ascii="宋体" w:hAnsi="宋体" w:eastAsia="宋体"/>
          <w:b/>
          <w:bCs/>
        </w:rPr>
        <w:instrText xml:space="preserve"> eq \o\ac(○,5)</w:instrText>
      </w:r>
      <w:r>
        <w:rPr>
          <w:rFonts w:hint="eastAsia" w:ascii="宋体" w:hAnsi="宋体" w:eastAsia="宋体"/>
          <w:b/>
          <w:bCs/>
        </w:rPr>
        <w:fldChar w:fldCharType="end"/>
      </w:r>
      <w:r>
        <w:rPr>
          <w:rFonts w:hint="eastAsia" w:ascii="宋体" w:hAnsi="宋体" w:eastAsia="宋体"/>
          <w:b/>
          <w:bCs/>
        </w:rPr>
        <w:t>查询账户</w:t>
      </w:r>
    </w:p>
    <w:p w14:paraId="7474BFF7">
      <w:pPr>
        <w:pStyle w:val="24"/>
        <w:ind w:left="360" w:firstLine="0" w:firstLineChars="0"/>
        <w:rPr>
          <w:rFonts w:hint="eastAsia" w:ascii="宋体" w:hAnsi="宋体" w:eastAsia="宋体"/>
        </w:rPr>
      </w:pPr>
      <w:r>
        <w:rPr>
          <w:rFonts w:hint="eastAsia" w:ascii="宋体" w:hAnsi="宋体" w:eastAsia="宋体"/>
        </w:rPr>
        <w:t>用户可以通过该功能浏览自己的信息，管理员可以查询所有账户，并可以通过用户名，账号名等信息查找相关用户。</w:t>
      </w:r>
    </w:p>
    <w:p w14:paraId="3DF55267">
      <w:pPr>
        <w:pStyle w:val="24"/>
        <w:ind w:left="360" w:firstLine="0" w:firstLineChars="0"/>
        <w:rPr>
          <w:rFonts w:hint="eastAsia" w:ascii="宋体" w:hAnsi="宋体" w:eastAsia="宋体"/>
          <w:b/>
          <w:bCs/>
        </w:rPr>
      </w:pPr>
      <w:r>
        <w:rPr>
          <w:rFonts w:hint="eastAsia" w:ascii="宋体" w:hAnsi="宋体" w:eastAsia="宋体"/>
          <w:b/>
          <w:bCs/>
        </w:rPr>
        <w:fldChar w:fldCharType="begin"/>
      </w:r>
      <w:r>
        <w:rPr>
          <w:rFonts w:hint="eastAsia" w:ascii="宋体" w:hAnsi="宋体" w:eastAsia="宋体"/>
          <w:b/>
          <w:bCs/>
        </w:rPr>
        <w:instrText xml:space="preserve"> eq \o\ac(○,6)</w:instrText>
      </w:r>
      <w:r>
        <w:rPr>
          <w:rFonts w:hint="eastAsia" w:ascii="宋体" w:hAnsi="宋体" w:eastAsia="宋体"/>
          <w:b/>
          <w:bCs/>
        </w:rPr>
        <w:fldChar w:fldCharType="end"/>
      </w:r>
      <w:r>
        <w:rPr>
          <w:rFonts w:hint="eastAsia" w:ascii="宋体" w:hAnsi="宋体" w:eastAsia="宋体"/>
          <w:b/>
          <w:bCs/>
        </w:rPr>
        <w:t>找回密码</w:t>
      </w:r>
    </w:p>
    <w:p w14:paraId="07671403">
      <w:pPr>
        <w:pStyle w:val="24"/>
        <w:ind w:left="360" w:firstLine="0" w:firstLineChars="0"/>
        <w:rPr>
          <w:rFonts w:hint="eastAsia" w:ascii="宋体" w:hAnsi="宋体" w:eastAsia="宋体"/>
        </w:rPr>
      </w:pPr>
      <w:commentRangeStart w:id="0"/>
      <w:r>
        <w:rPr>
          <w:rFonts w:hint="eastAsia" w:ascii="宋体" w:hAnsi="宋体" w:eastAsia="宋体"/>
        </w:rPr>
        <w:t>用户可以通过该功能以手机号或邮箱发送验证码的形式找回自己遗忘的密码。</w:t>
      </w:r>
      <w:commentRangeEnd w:id="0"/>
      <w:r>
        <w:rPr>
          <w:rStyle w:val="20"/>
        </w:rPr>
        <w:commentReference w:id="0"/>
      </w:r>
    </w:p>
    <w:p w14:paraId="18775B5C"/>
    <w:p w14:paraId="35F8889A">
      <w:pPr>
        <w:pStyle w:val="5"/>
        <w:rPr>
          <w:rFonts w:hint="eastAsia" w:ascii="宋体" w:hAnsi="宋体"/>
          <w:szCs w:val="21"/>
        </w:rPr>
      </w:pPr>
      <w:r>
        <w:rPr>
          <w:rFonts w:hint="eastAsia" w:ascii="宋体" w:hAnsi="宋体"/>
          <w:szCs w:val="21"/>
        </w:rPr>
        <w:t>1</w:t>
      </w:r>
      <w:r>
        <w:rPr>
          <w:rFonts w:ascii="宋体" w:hAnsi="宋体"/>
          <w:szCs w:val="21"/>
        </w:rPr>
        <w:t>.1.2</w:t>
      </w:r>
      <w:r>
        <w:rPr>
          <w:rFonts w:hint="eastAsia" w:ascii="宋体" w:hAnsi="宋体"/>
          <w:szCs w:val="21"/>
        </w:rPr>
        <w:t>猫咪信息管理模块</w:t>
      </w:r>
    </w:p>
    <w:p w14:paraId="1A9D4DEB">
      <w:pPr>
        <w:pStyle w:val="24"/>
        <w:ind w:left="360" w:firstLine="416" w:firstLineChars="0"/>
        <w:rPr>
          <w:rFonts w:hint="eastAsia" w:ascii="宋体" w:hAnsi="宋体" w:eastAsia="宋体"/>
        </w:rPr>
      </w:pPr>
      <w:r>
        <w:rPr>
          <w:rFonts w:hint="eastAsia" w:ascii="宋体" w:hAnsi="宋体" w:eastAsia="宋体"/>
        </w:rPr>
        <w:t xml:space="preserve">该模块实现对猫咪信息的增添、删除、查找、修改等操作，分别对应于管理员的增加猫咪信息、删除猫咪信息、查找猫咪信息、更新猫咪信息功能。 </w:t>
      </w:r>
    </w:p>
    <w:p w14:paraId="1FC2FF46">
      <w:pPr>
        <w:pStyle w:val="24"/>
        <w:ind w:left="360" w:firstLine="0" w:firstLineChars="0"/>
        <w:rPr>
          <w:rFonts w:hint="eastAsia" w:ascii="宋体" w:hAnsi="宋体" w:eastAsia="宋体"/>
          <w:b/>
          <w:bCs/>
        </w:rPr>
      </w:pPr>
      <w:r>
        <w:rPr>
          <w:rFonts w:hint="eastAsia" w:ascii="宋体" w:hAnsi="宋体" w:eastAsia="宋体"/>
          <w:b/>
          <w:bCs/>
        </w:rPr>
        <w:t>①增加猫咪信息</w:t>
      </w:r>
    </w:p>
    <w:p w14:paraId="16C7DE2C">
      <w:pPr>
        <w:pStyle w:val="24"/>
        <w:ind w:left="360" w:firstLine="0" w:firstLineChars="0"/>
        <w:rPr>
          <w:rFonts w:hint="eastAsia" w:ascii="宋体" w:hAnsi="宋体" w:eastAsia="宋体"/>
        </w:rPr>
      </w:pPr>
      <w:r>
        <w:rPr>
          <w:rFonts w:hint="eastAsia" w:ascii="宋体" w:hAnsi="宋体" w:eastAsia="宋体"/>
        </w:rPr>
        <w:t>管理员可以增加新的猫咪信息，该信息包括猫咪姓名、猫咪性别、猫咪年龄、入店时间、营业时间、猫咪状态、往期事迹等项目，需要按照模板填写信息。</w:t>
      </w:r>
    </w:p>
    <w:p w14:paraId="0CA30B3D">
      <w:pPr>
        <w:pStyle w:val="24"/>
        <w:ind w:left="360" w:firstLine="0" w:firstLineChars="0"/>
        <w:rPr>
          <w:rFonts w:hint="eastAsia" w:ascii="宋体" w:hAnsi="宋体" w:eastAsia="宋体"/>
          <w:b/>
          <w:bCs/>
        </w:rPr>
      </w:pPr>
      <w:r>
        <w:rPr>
          <w:rFonts w:hint="eastAsia" w:ascii="宋体" w:hAnsi="宋体" w:eastAsia="宋体"/>
          <w:b/>
          <w:bCs/>
        </w:rPr>
        <w:t>②更新猫咪信息</w:t>
      </w:r>
    </w:p>
    <w:p w14:paraId="65F2E10D">
      <w:pPr>
        <w:pStyle w:val="24"/>
        <w:ind w:left="360" w:firstLine="0" w:firstLineChars="0"/>
        <w:rPr>
          <w:rFonts w:hint="eastAsia" w:ascii="宋体" w:hAnsi="宋体" w:eastAsia="宋体"/>
        </w:rPr>
      </w:pPr>
      <w:r>
        <w:rPr>
          <w:rFonts w:hint="eastAsia" w:ascii="宋体" w:hAnsi="宋体" w:eastAsia="宋体"/>
        </w:rPr>
        <w:t>管理员可以对已发布的猫咪信息进行更新修改。猫咪状态需要实时修改，主要是“营业中”和“休息中”切换。</w:t>
      </w:r>
    </w:p>
    <w:p w14:paraId="31B08AE9">
      <w:pPr>
        <w:pStyle w:val="24"/>
        <w:ind w:left="360" w:firstLine="0" w:firstLineChars="0"/>
        <w:rPr>
          <w:rFonts w:hint="eastAsia" w:ascii="宋体" w:hAnsi="宋体" w:eastAsia="宋体"/>
          <w:b/>
          <w:bCs/>
        </w:rPr>
      </w:pPr>
      <w:r>
        <w:rPr>
          <w:rFonts w:hint="eastAsia" w:ascii="宋体" w:hAnsi="宋体" w:eastAsia="宋体"/>
          <w:b/>
          <w:bCs/>
        </w:rPr>
        <w:t>③查找猫咪信息</w:t>
      </w:r>
    </w:p>
    <w:p w14:paraId="5CCDE8A8">
      <w:pPr>
        <w:pStyle w:val="24"/>
        <w:ind w:left="360" w:firstLine="0" w:firstLineChars="0"/>
        <w:rPr>
          <w:rFonts w:hint="eastAsia" w:ascii="宋体" w:hAnsi="宋体" w:eastAsia="宋体"/>
        </w:rPr>
      </w:pPr>
      <w:r>
        <w:rPr>
          <w:rFonts w:hint="eastAsia" w:ascii="宋体" w:hAnsi="宋体" w:eastAsia="宋体"/>
        </w:rPr>
        <w:t>所有用户都可以查看猫咪信息，并使用猫咪姓名、猫咪状态和往期事迹进行搜索。</w:t>
      </w:r>
    </w:p>
    <w:p w14:paraId="626350F7">
      <w:pPr>
        <w:pStyle w:val="24"/>
        <w:ind w:left="360" w:firstLine="0" w:firstLineChars="0"/>
        <w:rPr>
          <w:rFonts w:hint="eastAsia" w:ascii="宋体" w:hAnsi="宋体" w:eastAsia="宋体"/>
          <w:b/>
          <w:bCs/>
        </w:rPr>
      </w:pPr>
      <w:r>
        <w:rPr>
          <w:rFonts w:hint="eastAsia" w:ascii="宋体" w:hAnsi="宋体" w:eastAsia="宋体"/>
          <w:b/>
          <w:bCs/>
        </w:rPr>
        <w:t>④删除猫咪信息</w:t>
      </w:r>
    </w:p>
    <w:p w14:paraId="17260F11">
      <w:pPr>
        <w:pStyle w:val="24"/>
        <w:ind w:left="360" w:firstLine="0" w:firstLineChars="0"/>
        <w:rPr>
          <w:rFonts w:hint="eastAsia" w:ascii="宋体" w:hAnsi="宋体" w:eastAsia="宋体"/>
        </w:rPr>
      </w:pPr>
      <w:r>
        <w:rPr>
          <w:rFonts w:hint="eastAsia" w:ascii="宋体" w:hAnsi="宋体" w:eastAsia="宋体"/>
        </w:rPr>
        <w:t>管理员需要检查填写错误的猫咪信息，出现较大错误时可以删除相应的信息。一般情况下更新信息即可，无需删除。</w:t>
      </w:r>
    </w:p>
    <w:p w14:paraId="2A1CB1E7">
      <w:pPr>
        <w:pStyle w:val="5"/>
        <w:rPr>
          <w:rFonts w:hint="eastAsia" w:ascii="宋体" w:hAnsi="宋体"/>
          <w:szCs w:val="21"/>
        </w:rPr>
      </w:pPr>
      <w:r>
        <w:rPr>
          <w:rFonts w:hint="eastAsia" w:ascii="宋体" w:hAnsi="宋体"/>
          <w:szCs w:val="21"/>
        </w:rPr>
        <w:t>1</w:t>
      </w:r>
      <w:r>
        <w:rPr>
          <w:rFonts w:ascii="宋体" w:hAnsi="宋体"/>
          <w:szCs w:val="21"/>
        </w:rPr>
        <w:t>.1.3</w:t>
      </w:r>
      <w:r>
        <w:rPr>
          <w:rFonts w:hint="eastAsia" w:ascii="宋体" w:hAnsi="宋体"/>
          <w:szCs w:val="21"/>
        </w:rPr>
        <w:t>商品管理模块</w:t>
      </w:r>
    </w:p>
    <w:p w14:paraId="29E1C3A2">
      <w:pPr>
        <w:pStyle w:val="24"/>
        <w:ind w:left="360" w:firstLine="416" w:firstLineChars="0"/>
        <w:rPr>
          <w:rFonts w:hint="eastAsia" w:ascii="宋体" w:hAnsi="宋体" w:eastAsia="宋体"/>
        </w:rPr>
      </w:pPr>
      <w:r>
        <w:rPr>
          <w:rFonts w:hint="eastAsia" w:ascii="宋体" w:hAnsi="宋体" w:eastAsia="宋体"/>
        </w:rPr>
        <w:t>该模块实现对商品信息的增添、删除、查找、修改等操作，分别对应于管理员的上架商品、下架商品、更新商品、查询商品功能。</w:t>
      </w:r>
    </w:p>
    <w:p w14:paraId="551AFA16">
      <w:pPr>
        <w:pStyle w:val="24"/>
        <w:ind w:firstLine="422"/>
        <w:rPr>
          <w:rFonts w:hint="eastAsia" w:ascii="宋体" w:hAnsi="宋体" w:eastAsia="宋体"/>
          <w:b/>
          <w:bCs/>
        </w:rPr>
      </w:pPr>
      <w:r>
        <w:rPr>
          <w:rFonts w:hint="eastAsia" w:ascii="宋体" w:hAnsi="宋体" w:eastAsia="宋体"/>
          <w:b/>
          <w:bCs/>
        </w:rPr>
        <w:t>①上架商品</w:t>
      </w:r>
    </w:p>
    <w:p w14:paraId="06F90ED7">
      <w:pPr>
        <w:pStyle w:val="24"/>
        <w:ind w:left="360" w:firstLine="0" w:firstLineChars="0"/>
        <w:rPr>
          <w:rFonts w:hint="eastAsia" w:ascii="宋体" w:hAnsi="宋体" w:eastAsia="宋体"/>
        </w:rPr>
      </w:pPr>
      <w:r>
        <w:rPr>
          <w:rFonts w:hint="eastAsia" w:ascii="宋体" w:hAnsi="宋体" w:eastAsia="宋体"/>
        </w:rPr>
        <w:t>管理员可以按照模板增加商品信息，包括商品名称、种类（服务、餐饮和猫咪用品）、价格、描述、图片等。</w:t>
      </w:r>
    </w:p>
    <w:p w14:paraId="1BBAF05A">
      <w:pPr>
        <w:pStyle w:val="24"/>
        <w:ind w:left="360" w:firstLine="0" w:firstLineChars="0"/>
        <w:rPr>
          <w:rFonts w:hint="eastAsia" w:ascii="宋体" w:hAnsi="宋体" w:eastAsia="宋体"/>
          <w:b/>
          <w:bCs/>
        </w:rPr>
      </w:pPr>
      <w:r>
        <w:rPr>
          <w:rFonts w:hint="eastAsia" w:ascii="宋体" w:hAnsi="宋体" w:eastAsia="宋体"/>
          <w:b/>
          <w:bCs/>
        </w:rPr>
        <w:t>②下架商品</w:t>
      </w:r>
    </w:p>
    <w:p w14:paraId="6DA3608B">
      <w:pPr>
        <w:pStyle w:val="24"/>
        <w:ind w:left="360" w:firstLine="0" w:firstLineChars="0"/>
        <w:rPr>
          <w:rFonts w:hint="eastAsia" w:ascii="宋体" w:hAnsi="宋体" w:eastAsia="宋体"/>
          <w:b/>
          <w:bCs/>
        </w:rPr>
      </w:pPr>
      <w:r>
        <w:rPr>
          <w:rFonts w:hint="eastAsia" w:ascii="宋体" w:hAnsi="宋体" w:eastAsia="宋体"/>
        </w:rPr>
        <w:t>管理员可以删除已经断货或不在提供的商品。</w:t>
      </w:r>
    </w:p>
    <w:p w14:paraId="2FBBA903">
      <w:pPr>
        <w:pStyle w:val="24"/>
        <w:ind w:left="360" w:firstLine="0" w:firstLineChars="0"/>
        <w:rPr>
          <w:rFonts w:hint="eastAsia" w:ascii="宋体" w:hAnsi="宋体" w:eastAsia="宋体"/>
          <w:b/>
          <w:bCs/>
        </w:rPr>
      </w:pPr>
      <w:r>
        <w:rPr>
          <w:rFonts w:hint="eastAsia" w:ascii="宋体" w:hAnsi="宋体" w:eastAsia="宋体"/>
          <w:b/>
          <w:bCs/>
        </w:rPr>
        <w:t>③更新商品</w:t>
      </w:r>
    </w:p>
    <w:p w14:paraId="4D4F9CF3">
      <w:pPr>
        <w:pStyle w:val="24"/>
        <w:ind w:left="360" w:firstLine="0" w:firstLineChars="0"/>
        <w:rPr>
          <w:rFonts w:hint="eastAsia" w:ascii="宋体" w:hAnsi="宋体" w:eastAsia="宋体"/>
        </w:rPr>
      </w:pPr>
      <w:r>
        <w:rPr>
          <w:rFonts w:hint="eastAsia" w:ascii="宋体" w:hAnsi="宋体" w:eastAsia="宋体"/>
        </w:rPr>
        <w:t>管理员可以更新现有的商品的信息，如节假日价格打折等。</w:t>
      </w:r>
    </w:p>
    <w:p w14:paraId="0244ED59">
      <w:pPr>
        <w:pStyle w:val="24"/>
        <w:ind w:left="360" w:firstLine="0" w:firstLineChars="0"/>
        <w:rPr>
          <w:rFonts w:hint="eastAsia" w:ascii="宋体" w:hAnsi="宋体" w:eastAsia="宋体"/>
          <w:b/>
          <w:bCs/>
        </w:rPr>
      </w:pPr>
      <w:r>
        <w:rPr>
          <w:rFonts w:hint="eastAsia" w:ascii="宋体" w:hAnsi="宋体" w:eastAsia="宋体"/>
          <w:b/>
          <w:bCs/>
        </w:rPr>
        <w:t>④查询商品</w:t>
      </w:r>
    </w:p>
    <w:p w14:paraId="2952255B">
      <w:pPr>
        <w:pStyle w:val="24"/>
        <w:ind w:left="360" w:firstLine="0" w:firstLineChars="0"/>
        <w:rPr>
          <w:rFonts w:hint="eastAsia" w:ascii="宋体" w:hAnsi="宋体" w:eastAsia="宋体"/>
          <w:b/>
          <w:bCs/>
        </w:rPr>
      </w:pPr>
      <w:r>
        <w:rPr>
          <w:rFonts w:hint="eastAsia" w:ascii="宋体" w:hAnsi="宋体" w:eastAsia="宋体"/>
        </w:rPr>
        <w:t>所有用户都可以查看商品信息，并使用商品名称进行搜索。</w:t>
      </w:r>
    </w:p>
    <w:p w14:paraId="4F6FEC7A">
      <w:pPr>
        <w:pStyle w:val="5"/>
        <w:rPr>
          <w:rFonts w:hint="eastAsia" w:ascii="宋体" w:hAnsi="宋体"/>
          <w:szCs w:val="21"/>
        </w:rPr>
      </w:pPr>
      <w:r>
        <w:rPr>
          <w:rFonts w:hint="eastAsia" w:ascii="宋体" w:hAnsi="宋体"/>
          <w:szCs w:val="21"/>
        </w:rPr>
        <w:t>1</w:t>
      </w:r>
      <w:r>
        <w:rPr>
          <w:rFonts w:ascii="宋体" w:hAnsi="宋体"/>
          <w:szCs w:val="21"/>
        </w:rPr>
        <w:t>.1.4</w:t>
      </w:r>
      <w:r>
        <w:rPr>
          <w:rFonts w:hint="eastAsia" w:ascii="宋体" w:hAnsi="宋体"/>
          <w:szCs w:val="21"/>
        </w:rPr>
        <w:t>购买管理模块</w:t>
      </w:r>
    </w:p>
    <w:p w14:paraId="13CFDBB1">
      <w:pPr>
        <w:pStyle w:val="24"/>
        <w:ind w:left="360" w:firstLine="416" w:firstLineChars="0"/>
        <w:rPr>
          <w:rFonts w:hint="default" w:ascii="宋体" w:hAnsi="宋体" w:eastAsiaTheme="minorEastAsia"/>
          <w:lang w:val="en-US" w:eastAsia="zh-CN"/>
        </w:rPr>
      </w:pPr>
      <w:commentRangeStart w:id="1"/>
      <w:r>
        <w:rPr>
          <w:rFonts w:hint="eastAsia" w:ascii="宋体" w:hAnsi="宋体" w:eastAsia="宋体"/>
        </w:rPr>
        <w:t>该模块实现对订单的增添、删除、查找、修改等操作</w:t>
      </w:r>
      <w:r>
        <w:rPr>
          <w:rFonts w:hint="eastAsia" w:ascii="宋体" w:hAnsi="宋体" w:eastAsia="宋体"/>
          <w:lang w:eastAsia="zh-CN"/>
        </w:rPr>
        <w:t>，</w:t>
      </w:r>
      <w:r>
        <w:rPr>
          <w:rFonts w:hint="eastAsia" w:ascii="宋体" w:hAnsi="宋体" w:eastAsia="宋体"/>
        </w:rPr>
        <w:t>分别对应于</w:t>
      </w:r>
      <w:r>
        <w:rPr>
          <w:rFonts w:hint="eastAsia" w:ascii="宋体" w:hAnsi="宋体" w:eastAsia="宋体"/>
          <w:lang w:val="en-US" w:eastAsia="zh-CN"/>
        </w:rPr>
        <w:t>用户</w:t>
      </w:r>
      <w:r>
        <w:rPr>
          <w:rFonts w:hint="eastAsia" w:ascii="宋体" w:hAnsi="宋体" w:eastAsia="宋体"/>
        </w:rPr>
        <w:t>的</w:t>
      </w:r>
      <w:r>
        <w:rPr>
          <w:rFonts w:hint="eastAsia" w:ascii="宋体" w:hAnsi="宋体" w:eastAsia="宋体"/>
          <w:lang w:val="en-US" w:eastAsia="zh-CN"/>
        </w:rPr>
        <w:t>发起订单</w:t>
      </w:r>
      <w:r>
        <w:rPr>
          <w:rFonts w:hint="eastAsia" w:ascii="宋体" w:hAnsi="宋体" w:eastAsia="宋体"/>
        </w:rPr>
        <w:t>、</w:t>
      </w:r>
      <w:r>
        <w:rPr>
          <w:rFonts w:hint="eastAsia" w:ascii="宋体" w:hAnsi="宋体" w:eastAsia="宋体"/>
          <w:lang w:val="en-US" w:eastAsia="zh-CN"/>
        </w:rPr>
        <w:t>查询订单</w:t>
      </w:r>
      <w:r>
        <w:rPr>
          <w:rFonts w:hint="eastAsia" w:ascii="宋体" w:hAnsi="宋体" w:eastAsia="宋体"/>
        </w:rPr>
        <w:t>、</w:t>
      </w:r>
      <w:r>
        <w:rPr>
          <w:rFonts w:hint="eastAsia" w:ascii="宋体" w:hAnsi="宋体" w:eastAsia="宋体"/>
          <w:lang w:val="en-US" w:eastAsia="zh-CN"/>
        </w:rPr>
        <w:t>删除订单</w:t>
      </w:r>
      <w:r>
        <w:rPr>
          <w:rFonts w:hint="eastAsia" w:ascii="宋体" w:hAnsi="宋体" w:eastAsia="宋体"/>
        </w:rPr>
        <w:t>、</w:t>
      </w:r>
      <w:r>
        <w:rPr>
          <w:rFonts w:hint="eastAsia" w:ascii="宋体" w:hAnsi="宋体" w:eastAsia="宋体"/>
          <w:lang w:val="en-US" w:eastAsia="zh-CN"/>
        </w:rPr>
        <w:t>修改订单</w:t>
      </w:r>
      <w:r>
        <w:rPr>
          <w:rFonts w:hint="eastAsia" w:ascii="宋体" w:hAnsi="宋体" w:eastAsia="宋体"/>
        </w:rPr>
        <w:t>功能。</w:t>
      </w:r>
      <w:commentRangeEnd w:id="1"/>
      <w:r>
        <w:commentReference w:id="1"/>
      </w:r>
      <w:r>
        <w:rPr>
          <w:rStyle w:val="20"/>
        </w:rPr>
        <w:commentReference w:id="2"/>
      </w:r>
    </w:p>
    <w:p w14:paraId="282BC0D6">
      <w:pPr>
        <w:pStyle w:val="24"/>
        <w:ind w:left="360" w:firstLine="0" w:firstLineChars="0"/>
        <w:rPr>
          <w:rFonts w:hint="eastAsia" w:ascii="宋体" w:hAnsi="宋体" w:eastAsia="宋体"/>
        </w:rPr>
      </w:pPr>
      <w:r>
        <w:rPr>
          <w:rFonts w:hint="eastAsia" w:ascii="宋体" w:hAnsi="宋体" w:eastAsia="宋体"/>
        </w:rPr>
        <w:t>订单：由商品，用户填写的数量，时间和状态等信息产生的，需要基于商品管理模块产生的信息才能使用。</w:t>
      </w:r>
    </w:p>
    <w:p w14:paraId="319199AD">
      <w:pPr>
        <w:pStyle w:val="24"/>
        <w:ind w:left="360" w:firstLine="0" w:firstLineChars="0"/>
        <w:rPr>
          <w:rFonts w:hint="eastAsia" w:ascii="宋体" w:hAnsi="宋体" w:eastAsia="宋体"/>
          <w:b/>
          <w:bCs/>
        </w:rPr>
      </w:pPr>
      <w:r>
        <w:rPr>
          <w:rFonts w:hint="eastAsia" w:ascii="宋体" w:hAnsi="宋体" w:eastAsia="宋体"/>
          <w:b/>
          <w:bCs/>
        </w:rPr>
        <w:t>①发起订单</w:t>
      </w:r>
    </w:p>
    <w:p w14:paraId="39C143B6">
      <w:pPr>
        <w:pStyle w:val="24"/>
        <w:ind w:left="360" w:firstLine="0" w:firstLineChars="0"/>
        <w:rPr>
          <w:rFonts w:hint="eastAsia" w:ascii="宋体" w:hAnsi="宋体" w:eastAsia="宋体"/>
        </w:rPr>
      </w:pPr>
      <w:r>
        <w:rPr>
          <w:rFonts w:hint="eastAsia" w:ascii="宋体" w:hAnsi="宋体" w:eastAsia="宋体"/>
        </w:rPr>
        <w:t>用户可以通过填写商品信息和数量等信息增添一个新的订单。</w:t>
      </w:r>
    </w:p>
    <w:p w14:paraId="464F69FE">
      <w:pPr>
        <w:pStyle w:val="24"/>
        <w:ind w:left="360" w:firstLine="0" w:firstLineChars="0"/>
        <w:rPr>
          <w:rFonts w:hint="eastAsia" w:ascii="宋体" w:hAnsi="宋体" w:eastAsia="宋体"/>
          <w:b/>
          <w:bCs/>
        </w:rPr>
      </w:pPr>
      <w:r>
        <w:rPr>
          <w:rFonts w:hint="eastAsia" w:ascii="宋体" w:hAnsi="宋体" w:eastAsia="宋体"/>
          <w:b/>
          <w:bCs/>
        </w:rPr>
        <w:t>②查询订单</w:t>
      </w:r>
    </w:p>
    <w:p w14:paraId="6FA21D0C">
      <w:pPr>
        <w:pStyle w:val="24"/>
        <w:ind w:left="360" w:firstLine="0" w:firstLineChars="0"/>
        <w:rPr>
          <w:rFonts w:hint="eastAsia" w:ascii="宋体" w:hAnsi="宋体" w:eastAsia="宋体"/>
        </w:rPr>
      </w:pPr>
      <w:r>
        <w:rPr>
          <w:rFonts w:hint="eastAsia" w:ascii="宋体" w:hAnsi="宋体" w:eastAsia="宋体"/>
        </w:rPr>
        <w:t>用户可以浏览自己相关的订单，管理员可以查询到所有</w:t>
      </w:r>
      <w:r>
        <w:rPr>
          <w:rFonts w:hint="eastAsia" w:ascii="宋体" w:hAnsi="宋体" w:eastAsia="宋体"/>
          <w:lang w:val="en-US" w:eastAsia="zh-CN"/>
        </w:rPr>
        <w:t>用户</w:t>
      </w:r>
      <w:r>
        <w:rPr>
          <w:rFonts w:hint="eastAsia" w:ascii="宋体" w:hAnsi="宋体" w:eastAsia="宋体"/>
        </w:rPr>
        <w:t>的订单。</w:t>
      </w:r>
    </w:p>
    <w:p w14:paraId="073B48C3">
      <w:pPr>
        <w:pStyle w:val="24"/>
        <w:ind w:left="360" w:firstLine="0" w:firstLineChars="0"/>
        <w:rPr>
          <w:rFonts w:hint="eastAsia" w:ascii="宋体" w:hAnsi="宋体" w:eastAsia="宋体"/>
          <w:b/>
          <w:bCs/>
          <w:lang w:val="en-US" w:eastAsia="zh-CN"/>
        </w:rPr>
      </w:pPr>
      <w:r>
        <w:rPr>
          <w:rFonts w:hint="eastAsia" w:ascii="宋体" w:hAnsi="宋体" w:eastAsia="宋体"/>
          <w:b/>
          <w:bCs/>
        </w:rPr>
        <w:t>③</w:t>
      </w:r>
      <w:r>
        <w:rPr>
          <w:rFonts w:hint="eastAsia" w:ascii="宋体" w:hAnsi="宋体" w:eastAsia="宋体"/>
          <w:b/>
          <w:bCs/>
          <w:lang w:val="en-US" w:eastAsia="zh-CN"/>
        </w:rPr>
        <w:t>删除订单</w:t>
      </w:r>
    </w:p>
    <w:p w14:paraId="7ECADA72">
      <w:pPr>
        <w:pStyle w:val="24"/>
        <w:ind w:left="360" w:firstLine="0" w:firstLineChars="0"/>
        <w:rPr>
          <w:rFonts w:hint="default" w:ascii="宋体" w:hAnsi="宋体" w:eastAsia="宋体"/>
          <w:b/>
          <w:bCs/>
          <w:lang w:val="en-US" w:eastAsia="zh-CN"/>
        </w:rPr>
      </w:pPr>
      <w:r>
        <w:rPr>
          <w:rFonts w:hint="eastAsia" w:ascii="宋体" w:hAnsi="宋体" w:eastAsia="宋体"/>
          <w:lang w:val="en-US" w:eastAsia="zh-CN"/>
        </w:rPr>
        <w:t>用户可以通过该功能删除自己已受理的订单，管理员可以删除所有用户的订单。</w:t>
      </w:r>
    </w:p>
    <w:p w14:paraId="767FDB73">
      <w:pPr>
        <w:pStyle w:val="24"/>
        <w:ind w:left="360" w:firstLine="0" w:firstLineChars="0"/>
        <w:rPr>
          <w:rFonts w:hint="eastAsia" w:ascii="宋体" w:hAnsi="宋体" w:eastAsia="宋体"/>
          <w:b/>
          <w:bCs/>
        </w:rPr>
      </w:pPr>
      <w:r>
        <w:rPr>
          <w:rStyle w:val="20"/>
        </w:rPr>
        <w:commentReference w:id="3"/>
      </w:r>
      <w:r>
        <w:rPr>
          <w:rFonts w:hint="eastAsia" w:ascii="宋体" w:hAnsi="宋体" w:eastAsia="宋体"/>
          <w:b/>
          <w:bCs/>
        </w:rPr>
        <w:t>④</w:t>
      </w:r>
      <w:commentRangeStart w:id="4"/>
      <w:r>
        <w:rPr>
          <w:rFonts w:hint="eastAsia" w:ascii="宋体" w:hAnsi="宋体" w:eastAsia="宋体"/>
          <w:b/>
          <w:bCs/>
          <w:lang w:val="en-US" w:eastAsia="zh-CN"/>
        </w:rPr>
        <w:t>修改</w:t>
      </w:r>
      <w:r>
        <w:rPr>
          <w:rFonts w:hint="eastAsia" w:ascii="宋体" w:hAnsi="宋体" w:eastAsia="宋体"/>
          <w:b/>
          <w:bCs/>
        </w:rPr>
        <w:t>订单</w:t>
      </w:r>
    </w:p>
    <w:p w14:paraId="2212AECF">
      <w:pPr>
        <w:pStyle w:val="24"/>
        <w:ind w:left="360" w:firstLine="0" w:firstLineChars="0"/>
        <w:rPr>
          <w:rFonts w:hint="eastAsia" w:ascii="宋体" w:hAnsi="宋体" w:eastAsia="宋体"/>
          <w:b/>
          <w:bCs/>
        </w:rPr>
      </w:pPr>
      <w:r>
        <w:rPr>
          <w:rFonts w:hint="eastAsia" w:ascii="宋体" w:hAnsi="宋体" w:eastAsia="宋体"/>
          <w:lang w:val="en-US" w:eastAsia="zh-CN"/>
        </w:rPr>
        <w:t>用户可以通过该功能修改自己发起的订单，</w:t>
      </w:r>
      <w:r>
        <w:rPr>
          <w:rFonts w:hint="eastAsia" w:ascii="宋体" w:hAnsi="宋体" w:eastAsia="宋体"/>
        </w:rPr>
        <w:t>管理员</w:t>
      </w:r>
      <w:r>
        <w:rPr>
          <w:rFonts w:hint="eastAsia" w:ascii="宋体" w:hAnsi="宋体" w:eastAsia="宋体"/>
          <w:lang w:val="en-US" w:eastAsia="zh-CN"/>
        </w:rPr>
        <w:t>可以修改所有用户</w:t>
      </w:r>
      <w:r>
        <w:rPr>
          <w:rFonts w:hint="eastAsia" w:ascii="宋体" w:hAnsi="宋体" w:eastAsia="宋体"/>
        </w:rPr>
        <w:t>的订单，主要是更新订单的状态。</w:t>
      </w:r>
      <w:commentRangeEnd w:id="4"/>
      <w:r>
        <w:rPr>
          <w:rStyle w:val="20"/>
        </w:rPr>
        <w:commentReference w:id="4"/>
      </w:r>
      <w:r>
        <w:rPr>
          <w:rFonts w:hint="eastAsia" w:ascii="宋体" w:hAnsi="宋体" w:eastAsia="宋体"/>
          <w:lang w:val="en-US" w:eastAsia="zh-CN"/>
        </w:rPr>
        <w:t>注：取消订单被视为修改订单状态，但普通用户不能修改状态为“已受理”或“已取消”的订单。</w:t>
      </w:r>
    </w:p>
    <w:p w14:paraId="41C9018F">
      <w:pPr>
        <w:pStyle w:val="5"/>
        <w:rPr>
          <w:rFonts w:hint="eastAsia" w:ascii="宋体" w:hAnsi="宋体"/>
          <w:szCs w:val="21"/>
        </w:rPr>
      </w:pPr>
      <w:r>
        <w:rPr>
          <w:rFonts w:hint="eastAsia" w:ascii="宋体" w:hAnsi="宋体"/>
          <w:szCs w:val="21"/>
        </w:rPr>
        <w:t>1</w:t>
      </w:r>
      <w:r>
        <w:rPr>
          <w:rFonts w:ascii="宋体" w:hAnsi="宋体"/>
          <w:szCs w:val="21"/>
        </w:rPr>
        <w:t>.1.5</w:t>
      </w:r>
      <w:r>
        <w:rPr>
          <w:rFonts w:hint="eastAsia" w:ascii="宋体" w:hAnsi="宋体"/>
          <w:szCs w:val="21"/>
        </w:rPr>
        <w:t>评论管理模块</w:t>
      </w:r>
    </w:p>
    <w:p w14:paraId="574D93EE">
      <w:pPr>
        <w:pStyle w:val="24"/>
        <w:rPr>
          <w:rFonts w:hint="eastAsia" w:ascii="宋体" w:hAnsi="宋体" w:eastAsia="宋体"/>
        </w:rPr>
      </w:pPr>
      <w:r>
        <w:rPr>
          <w:rFonts w:hint="eastAsia" w:ascii="宋体" w:hAnsi="宋体" w:eastAsia="宋体"/>
        </w:rPr>
        <w:t>该模块实现对评论信息的发表、删除、查看、审核操作，评论是针对猫咪信息进行的。</w:t>
      </w:r>
    </w:p>
    <w:p w14:paraId="5630E827">
      <w:pPr>
        <w:pStyle w:val="24"/>
        <w:ind w:left="360" w:firstLine="0" w:firstLineChars="0"/>
        <w:rPr>
          <w:rFonts w:hint="eastAsia" w:ascii="宋体" w:hAnsi="宋体" w:eastAsia="宋体"/>
          <w:b/>
          <w:bCs/>
        </w:rPr>
      </w:pPr>
      <w:r>
        <w:rPr>
          <w:rFonts w:hint="eastAsia" w:ascii="宋体" w:hAnsi="宋体" w:eastAsia="宋体"/>
          <w:b/>
          <w:bCs/>
        </w:rPr>
        <w:t>①发表评论</w:t>
      </w:r>
    </w:p>
    <w:p w14:paraId="2D470014">
      <w:pPr>
        <w:pStyle w:val="24"/>
        <w:ind w:left="360" w:firstLine="0" w:firstLineChars="0"/>
        <w:rPr>
          <w:rFonts w:hint="eastAsia" w:ascii="宋体" w:hAnsi="宋体" w:eastAsia="宋体"/>
        </w:rPr>
      </w:pPr>
      <w:r>
        <w:rPr>
          <w:rFonts w:hint="eastAsia" w:ascii="宋体" w:hAnsi="宋体" w:eastAsia="宋体"/>
        </w:rPr>
        <w:t>用户可以对单个猫咪的信息进行评论，评论将提交给管理员审核。</w:t>
      </w:r>
    </w:p>
    <w:p w14:paraId="17DAC5ED">
      <w:pPr>
        <w:pStyle w:val="24"/>
        <w:ind w:left="360" w:firstLine="0" w:firstLineChars="0"/>
        <w:rPr>
          <w:rFonts w:hint="eastAsia" w:ascii="宋体" w:hAnsi="宋体" w:eastAsia="宋体"/>
          <w:b/>
          <w:bCs/>
        </w:rPr>
      </w:pPr>
      <w:r>
        <w:rPr>
          <w:rFonts w:hint="eastAsia" w:ascii="宋体" w:hAnsi="宋体" w:eastAsia="宋体"/>
          <w:b/>
          <w:bCs/>
        </w:rPr>
        <w:t>②删除评论</w:t>
      </w:r>
    </w:p>
    <w:p w14:paraId="3EE7D397">
      <w:pPr>
        <w:pStyle w:val="24"/>
        <w:ind w:left="360" w:firstLine="0" w:firstLineChars="0"/>
        <w:rPr>
          <w:rFonts w:hint="eastAsia" w:ascii="宋体" w:hAnsi="宋体" w:eastAsia="宋体"/>
        </w:rPr>
      </w:pPr>
      <w:r>
        <w:rPr>
          <w:rFonts w:hint="eastAsia" w:ascii="宋体" w:hAnsi="宋体" w:eastAsia="宋体"/>
        </w:rPr>
        <w:t>普通用户可以删除自己审核通过的评论，管理员可以删除任意用户的任何评论，注意：某个猫咪信息被删除后，其评论将全部自动删除。</w:t>
      </w:r>
    </w:p>
    <w:p w14:paraId="5EAD0E10">
      <w:pPr>
        <w:pStyle w:val="24"/>
        <w:ind w:left="360" w:firstLine="0" w:firstLineChars="0"/>
        <w:rPr>
          <w:rFonts w:hint="eastAsia" w:ascii="宋体" w:hAnsi="宋体" w:eastAsia="宋体"/>
          <w:b/>
          <w:bCs/>
        </w:rPr>
      </w:pPr>
      <w:r>
        <w:rPr>
          <w:rFonts w:hint="eastAsia" w:ascii="宋体" w:hAnsi="宋体" w:eastAsia="宋体"/>
          <w:b/>
          <w:bCs/>
        </w:rPr>
        <w:t>③查看评论</w:t>
      </w:r>
    </w:p>
    <w:p w14:paraId="30015D38">
      <w:pPr>
        <w:pStyle w:val="24"/>
        <w:ind w:left="360" w:firstLine="0" w:firstLineChars="0"/>
        <w:rPr>
          <w:rFonts w:hint="eastAsia" w:ascii="宋体" w:hAnsi="宋体" w:eastAsia="宋体"/>
        </w:rPr>
      </w:pPr>
      <w:r>
        <w:rPr>
          <w:rFonts w:hint="eastAsia" w:ascii="宋体" w:hAnsi="宋体" w:eastAsia="宋体"/>
        </w:rPr>
        <w:t>用户和管理员可以查看所有评论。</w:t>
      </w:r>
    </w:p>
    <w:p w14:paraId="3F620C47">
      <w:pPr>
        <w:pStyle w:val="24"/>
        <w:ind w:left="360" w:firstLine="0" w:firstLineChars="0"/>
        <w:rPr>
          <w:rFonts w:hint="eastAsia" w:ascii="宋体" w:hAnsi="宋体" w:eastAsia="宋体"/>
          <w:b/>
          <w:bCs/>
        </w:rPr>
      </w:pPr>
      <w:r>
        <w:rPr>
          <w:rFonts w:hint="eastAsia" w:ascii="宋体" w:hAnsi="宋体" w:eastAsia="宋体"/>
          <w:b/>
          <w:bCs/>
        </w:rPr>
        <w:t>④审核评论</w:t>
      </w:r>
    </w:p>
    <w:p w14:paraId="2F7DDEF4">
      <w:pPr>
        <w:pStyle w:val="24"/>
        <w:ind w:left="360" w:firstLine="0" w:firstLineChars="0"/>
        <w:rPr>
          <w:rFonts w:hint="eastAsia" w:ascii="宋体" w:hAnsi="宋体" w:eastAsia="宋体"/>
        </w:rPr>
      </w:pPr>
      <w:r>
        <w:rPr>
          <w:rFonts w:hint="eastAsia" w:ascii="宋体" w:hAnsi="宋体" w:eastAsia="宋体"/>
        </w:rPr>
        <w:t>管理员需要对用户发表的评论进行审核，可以通过或退回。</w:t>
      </w:r>
    </w:p>
    <w:p w14:paraId="0ADF0458">
      <w:pPr>
        <w:pStyle w:val="5"/>
        <w:rPr>
          <w:rFonts w:hint="eastAsia" w:ascii="宋体" w:hAnsi="宋体"/>
          <w:szCs w:val="21"/>
        </w:rPr>
      </w:pPr>
      <w:r>
        <w:rPr>
          <w:rFonts w:hint="eastAsia" w:ascii="宋体" w:hAnsi="宋体"/>
          <w:szCs w:val="21"/>
        </w:rPr>
        <w:t>1</w:t>
      </w:r>
      <w:r>
        <w:rPr>
          <w:rFonts w:ascii="宋体" w:hAnsi="宋体"/>
          <w:szCs w:val="21"/>
        </w:rPr>
        <w:t>.1.6</w:t>
      </w:r>
      <w:r>
        <w:rPr>
          <w:rFonts w:hint="eastAsia" w:ascii="宋体" w:hAnsi="宋体"/>
          <w:szCs w:val="21"/>
        </w:rPr>
        <w:t>点赞管理模块</w:t>
      </w:r>
    </w:p>
    <w:p w14:paraId="28B6654F">
      <w:pPr>
        <w:pStyle w:val="24"/>
        <w:rPr>
          <w:rFonts w:hint="eastAsia" w:ascii="宋体" w:hAnsi="宋体" w:eastAsia="宋体"/>
        </w:rPr>
      </w:pPr>
      <w:r>
        <w:rPr>
          <w:rFonts w:hint="eastAsia" w:ascii="宋体" w:hAnsi="宋体" w:eastAsia="宋体"/>
        </w:rPr>
        <w:t>该模块实现对猫咪信息、商品信息的点赞和取消点赞的操作。</w:t>
      </w:r>
    </w:p>
    <w:p w14:paraId="78594A28">
      <w:pPr>
        <w:pStyle w:val="24"/>
        <w:ind w:firstLine="422"/>
        <w:rPr>
          <w:rFonts w:hint="eastAsia" w:ascii="宋体" w:hAnsi="宋体" w:eastAsia="宋体"/>
          <w:b/>
          <w:bCs/>
        </w:rPr>
      </w:pPr>
      <w:r>
        <w:rPr>
          <w:rFonts w:hint="eastAsia" w:ascii="宋体" w:hAnsi="宋体" w:eastAsia="宋体"/>
          <w:b/>
          <w:bCs/>
        </w:rPr>
        <w:t>①点赞猫咪信息、商品信息</w:t>
      </w:r>
    </w:p>
    <w:p w14:paraId="147EE528">
      <w:pPr>
        <w:pStyle w:val="24"/>
        <w:ind w:left="360" w:firstLine="0" w:firstLineChars="0"/>
        <w:rPr>
          <w:rFonts w:hint="eastAsia" w:ascii="宋体" w:hAnsi="宋体" w:eastAsia="宋体"/>
        </w:rPr>
      </w:pPr>
      <w:r>
        <w:rPr>
          <w:rFonts w:hint="eastAsia" w:ascii="宋体" w:hAnsi="宋体" w:eastAsia="宋体"/>
        </w:rPr>
        <w:t>用户可以给感兴趣的猫咪和商品点赞。</w:t>
      </w:r>
    </w:p>
    <w:p w14:paraId="6329F67D">
      <w:pPr>
        <w:pStyle w:val="24"/>
        <w:ind w:left="360" w:firstLine="0" w:firstLineChars="0"/>
        <w:rPr>
          <w:rFonts w:hint="eastAsia" w:ascii="宋体" w:hAnsi="宋体" w:eastAsia="宋体"/>
          <w:b/>
          <w:bCs/>
        </w:rPr>
      </w:pPr>
      <w:r>
        <w:rPr>
          <w:rFonts w:hint="eastAsia" w:ascii="宋体" w:hAnsi="宋体" w:eastAsia="宋体"/>
          <w:b/>
          <w:bCs/>
        </w:rPr>
        <w:t>②取消点赞猫咪信息、商品信息</w:t>
      </w:r>
    </w:p>
    <w:p w14:paraId="5BE1F3C6">
      <w:pPr>
        <w:pStyle w:val="24"/>
        <w:ind w:left="360" w:firstLine="0" w:firstLineChars="0"/>
        <w:rPr>
          <w:rFonts w:hint="eastAsia" w:ascii="宋体" w:hAnsi="宋体" w:eastAsia="宋体"/>
        </w:rPr>
      </w:pPr>
      <w:r>
        <w:rPr>
          <w:rFonts w:hint="eastAsia" w:ascii="宋体" w:hAnsi="宋体" w:eastAsia="宋体"/>
        </w:rPr>
        <w:t>用户可以取消已点赞的猫咪信息和商品信息，注意：猫咪信息或商品信息被删除后，相应的点赞将自动取消。</w:t>
      </w:r>
    </w:p>
    <w:p w14:paraId="0651CF05">
      <w:pPr>
        <w:pStyle w:val="24"/>
        <w:ind w:left="360" w:firstLine="0" w:firstLineChars="0"/>
        <w:rPr>
          <w:rFonts w:hint="eastAsia" w:ascii="宋体" w:hAnsi="宋体" w:eastAsia="宋体"/>
          <w:b/>
          <w:bCs/>
        </w:rPr>
      </w:pPr>
      <w:r>
        <w:rPr>
          <w:rFonts w:hint="eastAsia" w:ascii="宋体" w:hAnsi="宋体" w:eastAsia="宋体"/>
          <w:b/>
          <w:bCs/>
        </w:rPr>
        <w:t>③查看点赞的猫咪或商品</w:t>
      </w:r>
    </w:p>
    <w:p w14:paraId="0B7FAF5D">
      <w:pPr>
        <w:pStyle w:val="24"/>
        <w:ind w:left="360" w:firstLine="0" w:firstLineChars="0"/>
        <w:rPr>
          <w:rFonts w:hint="eastAsia" w:ascii="宋体" w:hAnsi="宋体" w:eastAsia="宋体"/>
          <w:b/>
          <w:bCs/>
        </w:rPr>
      </w:pPr>
      <w:r>
        <w:rPr>
          <w:rFonts w:hint="eastAsia" w:ascii="宋体" w:hAnsi="宋体" w:eastAsia="宋体"/>
        </w:rPr>
        <w:t>用户可以查看所有点过赞的猫咪和商品。</w:t>
      </w:r>
    </w:p>
    <w:p w14:paraId="3C772D45">
      <w:pPr>
        <w:spacing w:line="360" w:lineRule="auto"/>
        <w:rPr>
          <w:rFonts w:hint="eastAsia" w:ascii="宋体" w:hAnsi="宋体" w:eastAsia="宋体"/>
        </w:rPr>
      </w:pPr>
    </w:p>
    <w:p w14:paraId="43108988">
      <w:pPr>
        <w:pStyle w:val="4"/>
        <w:rPr>
          <w:rFonts w:hint="eastAsia"/>
        </w:rPr>
      </w:pPr>
      <w:bookmarkStart w:id="11" w:name="_Toc148635497"/>
      <w:r>
        <w:rPr>
          <w:rFonts w:hint="eastAsia"/>
        </w:rPr>
        <w:t>1</w:t>
      </w:r>
      <w:r>
        <w:t>.2</w:t>
      </w:r>
      <w:r>
        <w:rPr>
          <w:rFonts w:hint="eastAsia"/>
        </w:rPr>
        <w:t>确定参与者</w:t>
      </w:r>
      <w:bookmarkEnd w:id="11"/>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3"/>
      </w:tblGrid>
      <w:tr w14:paraId="0AF7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6C78FB99">
            <w:pPr>
              <w:jc w:val="center"/>
              <w:rPr>
                <w:rFonts w:hint="eastAsia" w:ascii="宋体" w:hAnsi="宋体" w:eastAsia="宋体"/>
              </w:rPr>
            </w:pPr>
            <w:r>
              <w:rPr>
                <w:rFonts w:hint="eastAsia" w:ascii="宋体" w:hAnsi="宋体" w:eastAsia="宋体"/>
              </w:rPr>
              <w:t>参与者</w:t>
            </w:r>
          </w:p>
        </w:tc>
        <w:tc>
          <w:tcPr>
            <w:tcW w:w="6713" w:type="dxa"/>
            <w:vAlign w:val="center"/>
          </w:tcPr>
          <w:p w14:paraId="78590A93">
            <w:pPr>
              <w:rPr>
                <w:rFonts w:hint="eastAsia" w:ascii="宋体" w:hAnsi="宋体" w:eastAsia="宋体"/>
              </w:rPr>
            </w:pPr>
            <w:r>
              <w:rPr>
                <w:rFonts w:hint="eastAsia" w:ascii="宋体" w:hAnsi="宋体" w:eastAsia="宋体"/>
              </w:rPr>
              <w:t>参与项目</w:t>
            </w:r>
          </w:p>
        </w:tc>
      </w:tr>
      <w:tr w14:paraId="34E3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582D0855">
            <w:pPr>
              <w:jc w:val="center"/>
              <w:rPr>
                <w:rFonts w:hint="eastAsia" w:ascii="宋体" w:hAnsi="宋体" w:eastAsia="宋体"/>
              </w:rPr>
            </w:pPr>
            <w:r>
              <w:rPr>
                <w:rFonts w:hint="eastAsia" w:ascii="宋体" w:hAnsi="宋体" w:eastAsia="宋体"/>
              </w:rPr>
              <w:t>普通用户</w:t>
            </w:r>
          </w:p>
        </w:tc>
        <w:tc>
          <w:tcPr>
            <w:tcW w:w="6713" w:type="dxa"/>
            <w:vAlign w:val="center"/>
          </w:tcPr>
          <w:p w14:paraId="52A59220">
            <w:pPr>
              <w:rPr>
                <w:rFonts w:hint="eastAsia" w:ascii="宋体" w:hAnsi="宋体" w:eastAsia="宋体"/>
              </w:rPr>
            </w:pPr>
            <w:r>
              <w:rPr>
                <w:rFonts w:hint="eastAsia" w:ascii="宋体" w:hAnsi="宋体" w:eastAsia="宋体"/>
              </w:rPr>
              <w:t>账户信息管理、猫咪信息管理、商品管理、购买管理、评论管理、点赞管理</w:t>
            </w:r>
          </w:p>
        </w:tc>
      </w:tr>
      <w:tr w14:paraId="5726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1CD80507">
            <w:pPr>
              <w:jc w:val="center"/>
              <w:rPr>
                <w:rFonts w:hint="eastAsia" w:ascii="宋体" w:hAnsi="宋体" w:eastAsia="宋体"/>
              </w:rPr>
            </w:pPr>
            <w:r>
              <w:rPr>
                <w:rFonts w:hint="eastAsia" w:ascii="宋体" w:hAnsi="宋体" w:eastAsia="宋体"/>
              </w:rPr>
              <w:t>管理员用户</w:t>
            </w:r>
          </w:p>
        </w:tc>
        <w:tc>
          <w:tcPr>
            <w:tcW w:w="6713" w:type="dxa"/>
            <w:vAlign w:val="center"/>
          </w:tcPr>
          <w:p w14:paraId="264599B6">
            <w:pPr>
              <w:rPr>
                <w:rFonts w:hint="eastAsia" w:ascii="宋体" w:hAnsi="宋体" w:eastAsia="宋体"/>
              </w:rPr>
            </w:pPr>
            <w:r>
              <w:rPr>
                <w:rFonts w:hint="eastAsia" w:ascii="宋体" w:hAnsi="宋体" w:eastAsia="宋体"/>
              </w:rPr>
              <w:t>账户信息管理、猫咪信息管理、商品管理、购买管理、评论管理</w:t>
            </w:r>
          </w:p>
        </w:tc>
      </w:tr>
    </w:tbl>
    <w:p w14:paraId="0227161F">
      <w:pPr>
        <w:pStyle w:val="24"/>
        <w:ind w:left="360" w:firstLine="0" w:firstLineChars="0"/>
      </w:pPr>
    </w:p>
    <w:p w14:paraId="30885038">
      <w:pPr>
        <w:spacing w:line="360" w:lineRule="auto"/>
        <w:rPr>
          <w:b/>
          <w:bCs/>
          <w:lang w:val="zh-CN"/>
        </w:rPr>
      </w:pPr>
    </w:p>
    <w:p w14:paraId="787A4D95">
      <w:pPr>
        <w:pStyle w:val="4"/>
        <w:rPr>
          <w:rFonts w:hint="eastAsia"/>
        </w:rPr>
      </w:pPr>
      <w:bookmarkStart w:id="12" w:name="_Toc148635498"/>
      <w:r>
        <w:rPr>
          <w:rFonts w:hint="eastAsia"/>
        </w:rPr>
        <w:t>1</w:t>
      </w:r>
      <w:r>
        <w:t>.3</w:t>
      </w:r>
      <w:r>
        <w:rPr>
          <w:rFonts w:hint="eastAsia"/>
        </w:rPr>
        <w:t>确定用例（总用例图）</w:t>
      </w:r>
      <w:bookmarkEnd w:id="12"/>
    </w:p>
    <w:p w14:paraId="06FF4ACA"/>
    <w:p w14:paraId="0AE4CC07">
      <w:pPr>
        <w:spacing w:line="360" w:lineRule="auto"/>
        <w:rPr>
          <w:rFonts w:hint="eastAsia" w:ascii="宋体" w:hAnsi="宋体" w:eastAsia="宋体" w:cs="宋体"/>
          <w:sz w:val="24"/>
          <w:szCs w:val="24"/>
        </w:rPr>
      </w:pPr>
      <w:r>
        <w:rPr>
          <w:rFonts w:ascii="宋体" w:hAnsi="宋体" w:eastAsia="宋体" w:cs="宋体"/>
          <w:sz w:val="24"/>
          <w:szCs w:val="24"/>
        </w:rPr>
        <w:drawing>
          <wp:inline distT="0" distB="0" distL="114300" distR="114300">
            <wp:extent cx="5996940" cy="4109720"/>
            <wp:effectExtent l="0" t="0" r="10160"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tretch>
                      <a:fillRect/>
                    </a:stretch>
                  </pic:blipFill>
                  <pic:spPr>
                    <a:xfrm>
                      <a:off x="0" y="0"/>
                      <a:ext cx="5996940" cy="4109720"/>
                    </a:xfrm>
                    <a:prstGeom prst="rect">
                      <a:avLst/>
                    </a:prstGeom>
                    <a:noFill/>
                    <a:ln w="9525">
                      <a:noFill/>
                    </a:ln>
                  </pic:spPr>
                </pic:pic>
              </a:graphicData>
            </a:graphic>
          </wp:inline>
        </w:drawing>
      </w:r>
    </w:p>
    <w:p w14:paraId="0673D534">
      <w:pPr>
        <w:pStyle w:val="6"/>
        <w:spacing w:line="360" w:lineRule="auto"/>
        <w:jc w:val="center"/>
      </w:pPr>
      <w:r>
        <w:t xml:space="preserve">图 </w:t>
      </w:r>
      <w:r>
        <w:fldChar w:fldCharType="begin"/>
      </w:r>
      <w:r>
        <w:instrText xml:space="preserve"> SEQ 图 \* ARABIC </w:instrText>
      </w:r>
      <w:r>
        <w:fldChar w:fldCharType="separate"/>
      </w:r>
      <w:r>
        <w:t>1</w:t>
      </w:r>
      <w:r>
        <w:fldChar w:fldCharType="end"/>
      </w:r>
      <w:r>
        <w:rPr>
          <w:rFonts w:hint="eastAsia"/>
        </w:rPr>
        <w:t>.3 总用例图</w:t>
      </w:r>
    </w:p>
    <w:p w14:paraId="24C6E942"/>
    <w:p w14:paraId="7DEF59BF"/>
    <w:p w14:paraId="6252ED3F">
      <w:pPr>
        <w:pStyle w:val="4"/>
        <w:rPr>
          <w:rFonts w:hint="eastAsia"/>
        </w:rPr>
      </w:pPr>
      <w:bookmarkStart w:id="13" w:name="_Toc148635499"/>
      <w:r>
        <w:rPr>
          <w:rFonts w:hint="eastAsia"/>
        </w:rPr>
        <w:t>1</w:t>
      </w:r>
      <w:r>
        <w:t>.4</w:t>
      </w:r>
      <w:r>
        <w:rPr>
          <w:rFonts w:hint="eastAsia"/>
        </w:rPr>
        <w:t>用例说明</w:t>
      </w:r>
      <w:bookmarkEnd w:id="13"/>
    </w:p>
    <w:p w14:paraId="22646347">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rPr>
        <w:t>用户</w:t>
      </w:r>
      <w:r>
        <w:rPr>
          <w:rFonts w:hint="eastAsia" w:ascii="宋体" w:hAnsi="宋体"/>
          <w:szCs w:val="21"/>
        </w:rPr>
        <w:t>注册</w:t>
      </w:r>
    </w:p>
    <w:p w14:paraId="00416906">
      <w:pPr>
        <w:pStyle w:val="24"/>
        <w:ind w:left="360" w:firstLine="0" w:firstLineChars="0"/>
        <w:rPr>
          <w:rFonts w:hint="eastAsia" w:ascii="宋体" w:hAnsi="宋体" w:eastAsia="宋体"/>
        </w:rPr>
      </w:pPr>
      <w:r>
        <w:rPr>
          <w:rFonts w:hint="eastAsia" w:ascii="宋体" w:hAnsi="宋体" w:eastAsia="宋体"/>
        </w:rPr>
        <w:t>用例名：用户注册</w:t>
      </w:r>
    </w:p>
    <w:p w14:paraId="6866B091">
      <w:pPr>
        <w:pStyle w:val="24"/>
        <w:ind w:left="360" w:firstLine="0" w:firstLineChars="0"/>
        <w:rPr>
          <w:rFonts w:hint="eastAsia" w:ascii="宋体" w:hAnsi="宋体" w:eastAsia="宋体"/>
        </w:rPr>
      </w:pPr>
      <w:r>
        <w:rPr>
          <w:rFonts w:hint="eastAsia" w:ascii="宋体" w:hAnsi="宋体" w:eastAsia="宋体"/>
        </w:rPr>
        <w:t>描述：用户通过注册在本系统中添加自己的账号</w:t>
      </w:r>
    </w:p>
    <w:p w14:paraId="46909D05">
      <w:pPr>
        <w:pStyle w:val="24"/>
        <w:ind w:left="360" w:firstLine="0" w:firstLineChars="0"/>
        <w:rPr>
          <w:rFonts w:hint="eastAsia" w:ascii="宋体" w:hAnsi="宋体" w:eastAsia="宋体"/>
        </w:rPr>
      </w:pPr>
      <w:r>
        <w:rPr>
          <w:rFonts w:hint="eastAsia" w:ascii="宋体" w:hAnsi="宋体" w:eastAsia="宋体"/>
        </w:rPr>
        <w:t>参与者：用户</w:t>
      </w:r>
    </w:p>
    <w:p w14:paraId="34E491B9">
      <w:pPr>
        <w:pStyle w:val="24"/>
        <w:ind w:left="360" w:firstLine="0" w:firstLineChars="0"/>
        <w:rPr>
          <w:rFonts w:hint="eastAsia" w:ascii="宋体" w:hAnsi="宋体" w:eastAsia="宋体"/>
        </w:rPr>
      </w:pPr>
      <w:r>
        <w:rPr>
          <w:rFonts w:hint="eastAsia" w:ascii="宋体" w:hAnsi="宋体" w:eastAsia="宋体"/>
        </w:rPr>
        <w:t>前置条件：用户所申请账号未在本系统注册</w:t>
      </w:r>
    </w:p>
    <w:p w14:paraId="3FB735EE">
      <w:pPr>
        <w:pStyle w:val="24"/>
        <w:ind w:left="360" w:firstLine="0" w:firstLineChars="0"/>
        <w:rPr>
          <w:rFonts w:hint="eastAsia" w:ascii="宋体" w:hAnsi="宋体" w:eastAsia="宋体"/>
        </w:rPr>
      </w:pPr>
      <w:r>
        <w:rPr>
          <w:rFonts w:hint="eastAsia" w:ascii="宋体" w:hAnsi="宋体" w:eastAsia="宋体"/>
        </w:rPr>
        <w:t>活动图：</w:t>
      </w:r>
    </w:p>
    <w:p w14:paraId="729CCF7D">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659120" cy="4677410"/>
            <wp:effectExtent l="0" t="0" r="5080" b="889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9"/>
                    <a:stretch>
                      <a:fillRect/>
                    </a:stretch>
                  </pic:blipFill>
                  <pic:spPr>
                    <a:xfrm>
                      <a:off x="0" y="0"/>
                      <a:ext cx="5659120" cy="4677410"/>
                    </a:xfrm>
                    <a:prstGeom prst="rect">
                      <a:avLst/>
                    </a:prstGeom>
                    <a:noFill/>
                    <a:ln w="9525">
                      <a:noFill/>
                    </a:ln>
                  </pic:spPr>
                </pic:pic>
              </a:graphicData>
            </a:graphic>
          </wp:inline>
        </w:drawing>
      </w:r>
    </w:p>
    <w:p w14:paraId="04D0DB0F">
      <w:pPr>
        <w:pStyle w:val="6"/>
        <w:jc w:val="center"/>
      </w:pPr>
      <w:r>
        <w:t>图 1</w:t>
      </w:r>
      <w:r>
        <w:rPr>
          <w:rFonts w:hint="eastAsia"/>
        </w:rPr>
        <w:t>.4.1 用户注册用例图</w:t>
      </w:r>
    </w:p>
    <w:p w14:paraId="5B70909C"/>
    <w:p w14:paraId="0868996D">
      <w:pPr>
        <w:pStyle w:val="5"/>
        <w:rPr>
          <w:rFonts w:hint="eastAsia" w:ascii="宋体" w:hAnsi="宋体"/>
          <w:szCs w:val="21"/>
        </w:rPr>
      </w:pPr>
      <w:r>
        <w:rPr>
          <w:rFonts w:ascii="宋体" w:hAnsi="宋体"/>
          <w:szCs w:val="21"/>
        </w:rPr>
        <w:t>1.4.2</w:t>
      </w:r>
      <w:r>
        <w:rPr>
          <w:rFonts w:hint="eastAsia" w:ascii="宋体" w:hAnsi="宋体"/>
          <w:szCs w:val="21"/>
        </w:rPr>
        <w:t>用户登录</w:t>
      </w:r>
    </w:p>
    <w:p w14:paraId="2FD29B87">
      <w:pPr>
        <w:pStyle w:val="24"/>
        <w:ind w:left="360" w:firstLine="0" w:firstLineChars="0"/>
        <w:rPr>
          <w:rFonts w:hint="eastAsia" w:ascii="宋体" w:hAnsi="宋体" w:eastAsia="宋体"/>
        </w:rPr>
      </w:pPr>
      <w:r>
        <w:rPr>
          <w:rFonts w:hint="eastAsia" w:ascii="宋体" w:hAnsi="宋体" w:eastAsia="宋体"/>
        </w:rPr>
        <w:t>用例名：用户登录</w:t>
      </w:r>
    </w:p>
    <w:p w14:paraId="3DA554F9">
      <w:pPr>
        <w:pStyle w:val="24"/>
        <w:ind w:left="360" w:firstLine="0" w:firstLineChars="0"/>
        <w:rPr>
          <w:rFonts w:hint="eastAsia" w:ascii="宋体" w:hAnsi="宋体" w:eastAsia="宋体"/>
        </w:rPr>
      </w:pPr>
      <w:r>
        <w:rPr>
          <w:rFonts w:hint="eastAsia" w:ascii="宋体" w:hAnsi="宋体" w:eastAsia="宋体"/>
        </w:rPr>
        <w:t>描述：用户选择登录方式，通过选择的方式登录系统</w:t>
      </w:r>
    </w:p>
    <w:p w14:paraId="0AB9A083">
      <w:pPr>
        <w:pStyle w:val="24"/>
        <w:ind w:left="360" w:firstLine="0" w:firstLineChars="0"/>
        <w:rPr>
          <w:rFonts w:hint="eastAsia" w:ascii="宋体" w:hAnsi="宋体" w:eastAsia="宋体"/>
        </w:rPr>
      </w:pPr>
      <w:r>
        <w:rPr>
          <w:rFonts w:hint="eastAsia" w:ascii="宋体" w:hAnsi="宋体" w:eastAsia="宋体"/>
        </w:rPr>
        <w:t>参与者：用户、管理员</w:t>
      </w:r>
    </w:p>
    <w:p w14:paraId="0E4F8315">
      <w:pPr>
        <w:pStyle w:val="24"/>
        <w:ind w:left="360" w:firstLine="0" w:firstLineChars="0"/>
        <w:rPr>
          <w:rFonts w:hint="eastAsia" w:ascii="宋体" w:hAnsi="宋体" w:eastAsia="宋体"/>
        </w:rPr>
      </w:pPr>
      <w:r>
        <w:rPr>
          <w:rFonts w:hint="eastAsia" w:ascii="宋体" w:hAnsi="宋体" w:eastAsia="宋体"/>
        </w:rPr>
        <w:t>前置条件：用户登录账号已在本系统注册</w:t>
      </w:r>
    </w:p>
    <w:p w14:paraId="1B6466AB">
      <w:pPr>
        <w:pStyle w:val="24"/>
        <w:ind w:left="360" w:firstLine="0" w:firstLineChars="0"/>
        <w:rPr>
          <w:rFonts w:hint="eastAsia" w:ascii="宋体" w:hAnsi="宋体" w:eastAsia="宋体"/>
        </w:rPr>
      </w:pPr>
      <w:r>
        <w:rPr>
          <w:rFonts w:hint="eastAsia" w:ascii="宋体" w:hAnsi="宋体" w:eastAsia="宋体"/>
        </w:rPr>
        <w:t>活动图：</w:t>
      </w:r>
    </w:p>
    <w:p w14:paraId="75C35DC6">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498975" cy="4582160"/>
            <wp:effectExtent l="0" t="0" r="9525"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0"/>
                    <a:stretch>
                      <a:fillRect/>
                    </a:stretch>
                  </pic:blipFill>
                  <pic:spPr>
                    <a:xfrm>
                      <a:off x="0" y="0"/>
                      <a:ext cx="4498975" cy="4582160"/>
                    </a:xfrm>
                    <a:prstGeom prst="rect">
                      <a:avLst/>
                    </a:prstGeom>
                    <a:noFill/>
                    <a:ln w="9525">
                      <a:noFill/>
                    </a:ln>
                  </pic:spPr>
                </pic:pic>
              </a:graphicData>
            </a:graphic>
          </wp:inline>
        </w:drawing>
      </w:r>
    </w:p>
    <w:p w14:paraId="62F162D9">
      <w:pPr>
        <w:pStyle w:val="6"/>
        <w:jc w:val="center"/>
        <w:rPr>
          <w:rFonts w:hint="eastAsia" w:ascii="宋体" w:hAnsi="宋体" w:cs="宋体"/>
          <w:sz w:val="24"/>
          <w:szCs w:val="24"/>
        </w:rPr>
      </w:pPr>
      <w:r>
        <w:t>图 1</w:t>
      </w:r>
      <w:r>
        <w:rPr>
          <w:rFonts w:hint="eastAsia"/>
        </w:rPr>
        <w:t>.4.2 用户登录用例图</w:t>
      </w:r>
    </w:p>
    <w:p w14:paraId="616A0AA7"/>
    <w:p w14:paraId="3C27911E"/>
    <w:p w14:paraId="54F70DAE">
      <w:pPr>
        <w:pStyle w:val="5"/>
        <w:rPr>
          <w:rFonts w:hint="eastAsia" w:ascii="宋体" w:hAnsi="宋体"/>
          <w:szCs w:val="21"/>
        </w:rPr>
      </w:pPr>
      <w:r>
        <w:rPr>
          <w:rFonts w:ascii="宋体" w:hAnsi="宋体"/>
          <w:szCs w:val="21"/>
        </w:rPr>
        <w:t>1.4.</w:t>
      </w:r>
      <w:r>
        <w:rPr>
          <w:rFonts w:hint="eastAsia" w:ascii="宋体" w:hAnsi="宋体"/>
          <w:szCs w:val="21"/>
        </w:rPr>
        <w:t>3修改用户信息</w:t>
      </w:r>
    </w:p>
    <w:p w14:paraId="24D4A7A0">
      <w:pPr>
        <w:pStyle w:val="24"/>
        <w:ind w:left="360" w:firstLine="0" w:firstLineChars="0"/>
        <w:rPr>
          <w:rFonts w:hint="eastAsia" w:ascii="宋体" w:hAnsi="宋体" w:eastAsia="宋体"/>
        </w:rPr>
      </w:pPr>
      <w:r>
        <w:rPr>
          <w:rFonts w:hint="eastAsia" w:ascii="宋体" w:hAnsi="宋体" w:eastAsia="宋体"/>
        </w:rPr>
        <w:t>用例名：修改用户信息</w:t>
      </w:r>
    </w:p>
    <w:p w14:paraId="0D2F6FAF">
      <w:pPr>
        <w:pStyle w:val="24"/>
        <w:ind w:left="360" w:firstLine="0" w:firstLineChars="0"/>
        <w:rPr>
          <w:rFonts w:hint="eastAsia" w:ascii="宋体" w:hAnsi="宋体" w:eastAsia="宋体"/>
        </w:rPr>
      </w:pPr>
      <w:r>
        <w:rPr>
          <w:rFonts w:hint="eastAsia" w:ascii="宋体" w:hAnsi="宋体" w:eastAsia="宋体"/>
        </w:rPr>
        <w:t>描述：登录账号后，用户可通过该功能修改个人信息及修改密码</w:t>
      </w:r>
    </w:p>
    <w:p w14:paraId="6FDC35C8">
      <w:pPr>
        <w:pStyle w:val="24"/>
        <w:ind w:left="360" w:firstLine="0" w:firstLineChars="0"/>
        <w:rPr>
          <w:rFonts w:hint="eastAsia" w:ascii="宋体" w:hAnsi="宋体" w:eastAsia="宋体"/>
        </w:rPr>
      </w:pPr>
      <w:r>
        <w:rPr>
          <w:rFonts w:hint="eastAsia" w:ascii="宋体" w:hAnsi="宋体" w:eastAsia="宋体"/>
        </w:rPr>
        <w:t>参与者：用户</w:t>
      </w:r>
    </w:p>
    <w:p w14:paraId="6E08361C">
      <w:pPr>
        <w:pStyle w:val="24"/>
        <w:ind w:left="360" w:firstLine="0" w:firstLineChars="0"/>
        <w:rPr>
          <w:rFonts w:hint="eastAsia" w:ascii="宋体" w:hAnsi="宋体" w:eastAsia="宋体"/>
        </w:rPr>
      </w:pPr>
      <w:r>
        <w:rPr>
          <w:rFonts w:hint="eastAsia" w:ascii="宋体" w:hAnsi="宋体" w:eastAsia="宋体"/>
        </w:rPr>
        <w:t>前置条件：用户已在本系统登录</w:t>
      </w:r>
    </w:p>
    <w:p w14:paraId="4C10C522">
      <w:pPr>
        <w:pStyle w:val="24"/>
        <w:ind w:left="360" w:firstLine="0" w:firstLineChars="0"/>
        <w:rPr>
          <w:rFonts w:hint="eastAsia" w:ascii="宋体" w:hAnsi="宋体" w:eastAsia="宋体"/>
        </w:rPr>
      </w:pPr>
      <w:r>
        <w:rPr>
          <w:rFonts w:hint="eastAsia" w:ascii="宋体" w:hAnsi="宋体" w:eastAsia="宋体"/>
        </w:rPr>
        <w:t>活动图：</w:t>
      </w:r>
    </w:p>
    <w:p w14:paraId="3A679805"/>
    <w:p w14:paraId="333FDC85">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236085" cy="3900805"/>
            <wp:effectExtent l="0" t="0" r="5715" b="1079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1"/>
                    <a:stretch>
                      <a:fillRect/>
                    </a:stretch>
                  </pic:blipFill>
                  <pic:spPr>
                    <a:xfrm>
                      <a:off x="0" y="0"/>
                      <a:ext cx="4236085" cy="3900805"/>
                    </a:xfrm>
                    <a:prstGeom prst="rect">
                      <a:avLst/>
                    </a:prstGeom>
                    <a:noFill/>
                    <a:ln w="9525">
                      <a:noFill/>
                    </a:ln>
                  </pic:spPr>
                </pic:pic>
              </a:graphicData>
            </a:graphic>
          </wp:inline>
        </w:drawing>
      </w:r>
    </w:p>
    <w:p w14:paraId="33FBB8F4">
      <w:pPr>
        <w:pStyle w:val="6"/>
        <w:jc w:val="center"/>
        <w:rPr>
          <w:rFonts w:hint="eastAsia" w:ascii="宋体" w:hAnsi="宋体" w:cs="宋体"/>
          <w:sz w:val="24"/>
          <w:szCs w:val="24"/>
        </w:rPr>
      </w:pPr>
      <w:r>
        <w:t>图 1</w:t>
      </w:r>
      <w:r>
        <w:rPr>
          <w:rFonts w:hint="eastAsia"/>
        </w:rPr>
        <w:t>.4.3 修改用户信息用例图</w:t>
      </w:r>
    </w:p>
    <w:p w14:paraId="5AF32BED"/>
    <w:p w14:paraId="3DE90148">
      <w:pPr>
        <w:pStyle w:val="5"/>
        <w:rPr>
          <w:rFonts w:hint="eastAsia" w:ascii="宋体" w:hAnsi="宋体"/>
          <w:szCs w:val="21"/>
        </w:rPr>
      </w:pPr>
      <w:r>
        <w:rPr>
          <w:rFonts w:ascii="宋体" w:hAnsi="宋体"/>
          <w:szCs w:val="21"/>
        </w:rPr>
        <w:t>1.4.</w:t>
      </w:r>
      <w:r>
        <w:rPr>
          <w:rFonts w:hint="eastAsia" w:ascii="宋体" w:hAnsi="宋体"/>
          <w:szCs w:val="21"/>
        </w:rPr>
        <w:t>4注销账号</w:t>
      </w:r>
    </w:p>
    <w:p w14:paraId="2EE30D5C">
      <w:pPr>
        <w:pStyle w:val="24"/>
        <w:ind w:left="360" w:firstLine="0" w:firstLineChars="0"/>
        <w:rPr>
          <w:rFonts w:hint="eastAsia" w:ascii="宋体" w:hAnsi="宋体" w:eastAsia="宋体"/>
        </w:rPr>
      </w:pPr>
      <w:r>
        <w:rPr>
          <w:rFonts w:hint="eastAsia" w:ascii="宋体" w:hAnsi="宋体" w:eastAsia="宋体"/>
        </w:rPr>
        <w:t>用例名：注销账号</w:t>
      </w:r>
    </w:p>
    <w:p w14:paraId="578452F8">
      <w:pPr>
        <w:pStyle w:val="24"/>
        <w:ind w:left="360" w:firstLine="0" w:firstLineChars="0"/>
        <w:rPr>
          <w:rFonts w:hint="eastAsia" w:ascii="宋体" w:hAnsi="宋体" w:eastAsia="宋体"/>
        </w:rPr>
      </w:pPr>
      <w:r>
        <w:rPr>
          <w:rFonts w:hint="eastAsia" w:ascii="宋体" w:hAnsi="宋体" w:eastAsia="宋体"/>
        </w:rPr>
        <w:t>描述：用户注销自己的账号</w:t>
      </w:r>
    </w:p>
    <w:p w14:paraId="0A6FD80D">
      <w:pPr>
        <w:pStyle w:val="24"/>
        <w:ind w:left="360" w:firstLine="0" w:firstLineChars="0"/>
        <w:rPr>
          <w:rFonts w:hint="eastAsia" w:ascii="宋体" w:hAnsi="宋体" w:eastAsia="宋体"/>
        </w:rPr>
      </w:pPr>
      <w:r>
        <w:rPr>
          <w:rFonts w:hint="eastAsia" w:ascii="宋体" w:hAnsi="宋体" w:eastAsia="宋体"/>
        </w:rPr>
        <w:t>参与者：用户</w:t>
      </w:r>
    </w:p>
    <w:p w14:paraId="7FC02A09">
      <w:pPr>
        <w:pStyle w:val="24"/>
        <w:ind w:left="360" w:firstLine="0" w:firstLineChars="0"/>
        <w:rPr>
          <w:rFonts w:hint="eastAsia" w:ascii="宋体" w:hAnsi="宋体" w:eastAsia="宋体"/>
        </w:rPr>
      </w:pPr>
      <w:r>
        <w:rPr>
          <w:rFonts w:hint="eastAsia" w:ascii="宋体" w:hAnsi="宋体" w:eastAsia="宋体"/>
        </w:rPr>
        <w:t>前置条件：用户已在本系统登录</w:t>
      </w:r>
    </w:p>
    <w:p w14:paraId="0A1987C5">
      <w:pPr>
        <w:pStyle w:val="24"/>
        <w:ind w:left="360" w:firstLine="0" w:firstLineChars="0"/>
        <w:rPr>
          <w:rFonts w:hint="eastAsia" w:ascii="宋体" w:hAnsi="宋体" w:eastAsia="宋体"/>
        </w:rPr>
      </w:pPr>
      <w:r>
        <w:rPr>
          <w:rFonts w:hint="eastAsia" w:ascii="宋体" w:hAnsi="宋体" w:eastAsia="宋体"/>
        </w:rPr>
        <w:t>活动图：</w:t>
      </w:r>
    </w:p>
    <w:p w14:paraId="107A44A5"/>
    <w:p w14:paraId="3DA82AA2">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420235" cy="4785360"/>
            <wp:effectExtent l="0" t="0" r="12065" b="254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2"/>
                    <a:stretch>
                      <a:fillRect/>
                    </a:stretch>
                  </pic:blipFill>
                  <pic:spPr>
                    <a:xfrm>
                      <a:off x="0" y="0"/>
                      <a:ext cx="4420235" cy="4785360"/>
                    </a:xfrm>
                    <a:prstGeom prst="rect">
                      <a:avLst/>
                    </a:prstGeom>
                    <a:noFill/>
                    <a:ln w="9525">
                      <a:noFill/>
                    </a:ln>
                  </pic:spPr>
                </pic:pic>
              </a:graphicData>
            </a:graphic>
          </wp:inline>
        </w:drawing>
      </w:r>
    </w:p>
    <w:p w14:paraId="777867A2">
      <w:pPr>
        <w:pStyle w:val="6"/>
        <w:jc w:val="center"/>
        <w:rPr>
          <w:rFonts w:hint="eastAsia" w:ascii="宋体" w:hAnsi="宋体" w:cs="宋体"/>
          <w:sz w:val="24"/>
          <w:szCs w:val="24"/>
        </w:rPr>
      </w:pPr>
      <w:r>
        <w:t>图 1</w:t>
      </w:r>
      <w:r>
        <w:rPr>
          <w:rFonts w:hint="eastAsia"/>
        </w:rPr>
        <w:t>.4.4 账户注销用例图</w:t>
      </w:r>
    </w:p>
    <w:p w14:paraId="612CA96F"/>
    <w:p w14:paraId="096D03A2">
      <w:pPr>
        <w:pStyle w:val="5"/>
        <w:rPr>
          <w:rFonts w:hint="eastAsia" w:ascii="宋体" w:hAnsi="宋体"/>
          <w:szCs w:val="21"/>
          <w:lang w:eastAsia="zh"/>
        </w:rPr>
      </w:pPr>
      <w:r>
        <w:rPr>
          <w:rFonts w:ascii="宋体" w:hAnsi="宋体"/>
          <w:szCs w:val="21"/>
        </w:rPr>
        <w:t>1.4.</w:t>
      </w:r>
      <w:r>
        <w:rPr>
          <w:rFonts w:hint="eastAsia" w:ascii="宋体" w:hAnsi="宋体"/>
          <w:szCs w:val="21"/>
        </w:rPr>
        <w:t>5</w:t>
      </w:r>
      <w:r>
        <w:rPr>
          <w:rFonts w:hint="eastAsia" w:ascii="宋体" w:hAnsi="宋体"/>
          <w:szCs w:val="21"/>
          <w:lang w:eastAsia="zh"/>
        </w:rPr>
        <w:t>查询</w:t>
      </w:r>
      <w:r>
        <w:rPr>
          <w:rFonts w:hint="eastAsia" w:ascii="宋体" w:hAnsi="宋体"/>
          <w:szCs w:val="21"/>
        </w:rPr>
        <w:t>用户</w:t>
      </w:r>
    </w:p>
    <w:p w14:paraId="36311E71">
      <w:pPr>
        <w:pStyle w:val="24"/>
        <w:ind w:left="360" w:firstLine="0" w:firstLineChars="0"/>
        <w:rPr>
          <w:rFonts w:hint="eastAsia" w:ascii="宋体" w:hAnsi="宋体" w:eastAsia="宋体"/>
        </w:rPr>
      </w:pPr>
      <w:r>
        <w:rPr>
          <w:rFonts w:hint="eastAsia" w:ascii="宋体" w:hAnsi="宋体" w:eastAsia="宋体"/>
        </w:rPr>
        <w:t>用例名：</w:t>
      </w:r>
      <w:r>
        <w:rPr>
          <w:rFonts w:hint="eastAsia" w:ascii="宋体" w:hAnsi="宋体" w:eastAsia="宋体"/>
          <w:lang w:eastAsia="zh"/>
        </w:rPr>
        <w:t>查询用户</w:t>
      </w:r>
    </w:p>
    <w:p w14:paraId="15699E8F">
      <w:pPr>
        <w:pStyle w:val="24"/>
        <w:ind w:left="360" w:firstLine="0" w:firstLineChars="0"/>
        <w:rPr>
          <w:rFonts w:hint="eastAsia" w:ascii="宋体" w:hAnsi="宋体" w:eastAsia="宋体"/>
        </w:rPr>
      </w:pPr>
      <w:r>
        <w:rPr>
          <w:rFonts w:hint="eastAsia" w:ascii="宋体" w:hAnsi="宋体" w:eastAsia="宋体"/>
        </w:rPr>
        <w:t>描述：管理员可</w:t>
      </w:r>
      <w:r>
        <w:rPr>
          <w:rFonts w:hint="eastAsia" w:ascii="宋体" w:hAnsi="宋体" w:eastAsia="宋体"/>
          <w:lang w:eastAsia="zh"/>
        </w:rPr>
        <w:t>通过用户名或手机号查询用户的信息</w:t>
      </w:r>
    </w:p>
    <w:p w14:paraId="0FF48EB2">
      <w:pPr>
        <w:pStyle w:val="24"/>
        <w:ind w:left="360" w:firstLine="0" w:firstLineChars="0"/>
        <w:rPr>
          <w:rFonts w:hint="eastAsia" w:ascii="宋体" w:hAnsi="宋体" w:eastAsia="宋体"/>
        </w:rPr>
      </w:pPr>
      <w:r>
        <w:rPr>
          <w:rFonts w:hint="eastAsia" w:ascii="宋体" w:hAnsi="宋体" w:eastAsia="宋体"/>
        </w:rPr>
        <w:t>参与者：管理员</w:t>
      </w:r>
    </w:p>
    <w:p w14:paraId="341305BA">
      <w:pPr>
        <w:pStyle w:val="24"/>
        <w:ind w:left="360" w:firstLine="0" w:firstLineChars="0"/>
        <w:rPr>
          <w:rFonts w:hint="eastAsia" w:ascii="宋体" w:hAnsi="宋体" w:eastAsia="宋体"/>
        </w:rPr>
      </w:pPr>
      <w:r>
        <w:rPr>
          <w:rFonts w:hint="eastAsia" w:ascii="宋体" w:hAnsi="宋体" w:eastAsia="宋体"/>
        </w:rPr>
        <w:t>前置条件：管理员已在本系统登录，用户账号已在本系统注册</w:t>
      </w:r>
    </w:p>
    <w:p w14:paraId="58CF79D9">
      <w:pPr>
        <w:pStyle w:val="24"/>
        <w:ind w:left="360" w:firstLine="0" w:firstLineChars="0"/>
        <w:rPr>
          <w:rFonts w:hint="eastAsia" w:ascii="宋体" w:hAnsi="宋体" w:eastAsia="宋体"/>
        </w:rPr>
      </w:pPr>
      <w:r>
        <w:rPr>
          <w:rFonts w:hint="eastAsia" w:ascii="宋体" w:hAnsi="宋体" w:eastAsia="宋体"/>
        </w:rPr>
        <w:t>活动图：</w:t>
      </w:r>
    </w:p>
    <w:p w14:paraId="2A826C66">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069840" cy="4827905"/>
            <wp:effectExtent l="0" t="0" r="10160" b="1079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3"/>
                    <a:stretch>
                      <a:fillRect/>
                    </a:stretch>
                  </pic:blipFill>
                  <pic:spPr>
                    <a:xfrm>
                      <a:off x="0" y="0"/>
                      <a:ext cx="5069840" cy="4827905"/>
                    </a:xfrm>
                    <a:prstGeom prst="rect">
                      <a:avLst/>
                    </a:prstGeom>
                    <a:noFill/>
                    <a:ln w="9525">
                      <a:noFill/>
                    </a:ln>
                  </pic:spPr>
                </pic:pic>
              </a:graphicData>
            </a:graphic>
          </wp:inline>
        </w:drawing>
      </w:r>
    </w:p>
    <w:p w14:paraId="6885547A">
      <w:pPr>
        <w:pStyle w:val="6"/>
        <w:jc w:val="center"/>
        <w:rPr>
          <w:rFonts w:hint="eastAsia" w:ascii="宋体" w:hAnsi="宋体" w:cs="宋体"/>
          <w:sz w:val="24"/>
          <w:szCs w:val="24"/>
        </w:rPr>
      </w:pPr>
      <w:r>
        <w:t>图 1</w:t>
      </w:r>
      <w:r>
        <w:rPr>
          <w:rFonts w:hint="eastAsia"/>
        </w:rPr>
        <w:t>.4.5 查询用户用例图</w:t>
      </w:r>
    </w:p>
    <w:p w14:paraId="5E06BAD7"/>
    <w:p w14:paraId="433AA0DF"/>
    <w:p w14:paraId="3B3A71E4">
      <w:pPr>
        <w:pStyle w:val="5"/>
        <w:rPr>
          <w:rFonts w:hint="eastAsia" w:ascii="宋体" w:hAnsi="宋体"/>
          <w:szCs w:val="21"/>
        </w:rPr>
      </w:pPr>
      <w:r>
        <w:rPr>
          <w:rFonts w:ascii="宋体" w:hAnsi="宋体"/>
          <w:szCs w:val="21"/>
        </w:rPr>
        <w:t>1.4.</w:t>
      </w:r>
      <w:r>
        <w:rPr>
          <w:rFonts w:hint="eastAsia" w:ascii="宋体" w:hAnsi="宋体"/>
          <w:szCs w:val="21"/>
        </w:rPr>
        <w:t>6找回密码</w:t>
      </w:r>
    </w:p>
    <w:p w14:paraId="4C2FFA5D">
      <w:pPr>
        <w:pStyle w:val="24"/>
        <w:ind w:left="360" w:firstLine="0" w:firstLineChars="0"/>
        <w:rPr>
          <w:rFonts w:hint="eastAsia" w:ascii="宋体" w:hAnsi="宋体" w:eastAsia="宋体" w:cs="宋体"/>
        </w:rPr>
      </w:pPr>
      <w:r>
        <w:rPr>
          <w:rFonts w:hint="eastAsia" w:ascii="宋体" w:hAnsi="宋体" w:eastAsia="宋体" w:cs="宋体"/>
        </w:rPr>
        <w:t>用例名：找回密码</w:t>
      </w:r>
    </w:p>
    <w:p w14:paraId="67A4A703">
      <w:pPr>
        <w:pStyle w:val="24"/>
        <w:ind w:left="360" w:firstLine="0" w:firstLineChars="0"/>
        <w:rPr>
          <w:rFonts w:hint="eastAsia" w:ascii="宋体" w:hAnsi="宋体" w:eastAsia="宋体" w:cs="宋体"/>
        </w:rPr>
      </w:pPr>
      <w:r>
        <w:rPr>
          <w:rFonts w:hint="eastAsia" w:ascii="宋体" w:hAnsi="宋体" w:eastAsia="宋体" w:cs="宋体"/>
        </w:rPr>
        <w:t>描述：忘记密码的用户可通过此功能重新设置密码</w:t>
      </w:r>
    </w:p>
    <w:p w14:paraId="32A80724">
      <w:pPr>
        <w:pStyle w:val="24"/>
        <w:ind w:left="360" w:firstLine="0" w:firstLineChars="0"/>
        <w:rPr>
          <w:rFonts w:hint="eastAsia" w:ascii="宋体" w:hAnsi="宋体" w:eastAsia="宋体" w:cs="宋体"/>
        </w:rPr>
      </w:pPr>
      <w:r>
        <w:rPr>
          <w:rFonts w:hint="eastAsia" w:ascii="宋体" w:hAnsi="宋体" w:eastAsia="宋体" w:cs="宋体"/>
        </w:rPr>
        <w:t>参与者：用户</w:t>
      </w:r>
    </w:p>
    <w:p w14:paraId="7326BCE0">
      <w:pPr>
        <w:pStyle w:val="24"/>
        <w:ind w:left="360" w:firstLine="0" w:firstLineChars="0"/>
        <w:rPr>
          <w:rFonts w:hint="eastAsia" w:ascii="宋体" w:hAnsi="宋体" w:eastAsia="宋体" w:cs="宋体"/>
        </w:rPr>
      </w:pPr>
      <w:r>
        <w:rPr>
          <w:rFonts w:hint="eastAsia" w:ascii="宋体" w:hAnsi="宋体" w:eastAsia="宋体" w:cs="宋体"/>
        </w:rPr>
        <w:t>前置条件：用户账号已在本系统注册</w:t>
      </w:r>
    </w:p>
    <w:p w14:paraId="3028E48C">
      <w:pPr>
        <w:pStyle w:val="24"/>
        <w:ind w:left="360" w:firstLine="0" w:firstLineChars="0"/>
        <w:rPr>
          <w:rFonts w:hint="eastAsia" w:ascii="宋体" w:hAnsi="宋体" w:eastAsia="宋体" w:cs="宋体"/>
        </w:rPr>
      </w:pPr>
      <w:r>
        <w:rPr>
          <w:rFonts w:hint="eastAsia" w:ascii="宋体" w:hAnsi="宋体" w:eastAsia="宋体" w:cs="宋体"/>
        </w:rPr>
        <w:t>活动图：</w:t>
      </w:r>
    </w:p>
    <w:p w14:paraId="2BD49C69">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696585" cy="5721985"/>
            <wp:effectExtent l="0" t="0" r="5715" b="571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4"/>
                    <a:stretch>
                      <a:fillRect/>
                    </a:stretch>
                  </pic:blipFill>
                  <pic:spPr>
                    <a:xfrm>
                      <a:off x="0" y="0"/>
                      <a:ext cx="5696585" cy="5721985"/>
                    </a:xfrm>
                    <a:prstGeom prst="rect">
                      <a:avLst/>
                    </a:prstGeom>
                    <a:noFill/>
                    <a:ln w="9525">
                      <a:noFill/>
                    </a:ln>
                  </pic:spPr>
                </pic:pic>
              </a:graphicData>
            </a:graphic>
          </wp:inline>
        </w:drawing>
      </w:r>
    </w:p>
    <w:p w14:paraId="168141E9">
      <w:pPr>
        <w:pStyle w:val="6"/>
        <w:jc w:val="center"/>
      </w:pPr>
      <w:r>
        <w:t>图 1</w:t>
      </w:r>
      <w:r>
        <w:rPr>
          <w:rFonts w:hint="eastAsia"/>
        </w:rPr>
        <w:t>.4.6 找回密码用例图</w:t>
      </w:r>
    </w:p>
    <w:p w14:paraId="77CA5258"/>
    <w:p w14:paraId="27C5FDD8"/>
    <w:p w14:paraId="71A81551">
      <w:pPr>
        <w:pStyle w:val="5"/>
        <w:rPr>
          <w:rFonts w:hint="eastAsia" w:ascii="宋体" w:hAnsi="宋体"/>
          <w:szCs w:val="21"/>
        </w:rPr>
      </w:pPr>
      <w:r>
        <w:rPr>
          <w:rFonts w:ascii="宋体" w:hAnsi="宋体"/>
          <w:szCs w:val="21"/>
        </w:rPr>
        <w:t>1.4.</w:t>
      </w:r>
      <w:r>
        <w:rPr>
          <w:rFonts w:hint="eastAsia" w:ascii="宋体" w:hAnsi="宋体"/>
          <w:szCs w:val="21"/>
        </w:rPr>
        <w:t>7增加猫咪信息</w:t>
      </w:r>
    </w:p>
    <w:p w14:paraId="5846BA10">
      <w:pPr>
        <w:pStyle w:val="24"/>
        <w:ind w:left="360" w:firstLine="0" w:firstLineChars="0"/>
        <w:rPr>
          <w:rFonts w:hint="eastAsia" w:ascii="宋体" w:hAnsi="宋体" w:eastAsia="宋体" w:cs="宋体"/>
        </w:rPr>
      </w:pPr>
      <w:r>
        <w:rPr>
          <w:rFonts w:hint="eastAsia" w:ascii="宋体" w:hAnsi="宋体" w:eastAsia="宋体" w:cs="宋体"/>
        </w:rPr>
        <w:t>用例名：增加猫咪信息</w:t>
      </w:r>
    </w:p>
    <w:p w14:paraId="2C5CD88C">
      <w:pPr>
        <w:pStyle w:val="24"/>
        <w:ind w:left="360" w:firstLine="0" w:firstLineChars="0"/>
        <w:rPr>
          <w:rFonts w:hint="eastAsia" w:ascii="宋体" w:hAnsi="宋体" w:eastAsia="宋体" w:cs="宋体"/>
        </w:rPr>
      </w:pPr>
      <w:r>
        <w:rPr>
          <w:rFonts w:hint="eastAsia" w:ascii="宋体" w:hAnsi="宋体" w:eastAsia="宋体" w:cs="宋体"/>
        </w:rPr>
        <w:t>描述：管理员在系统中添加新的猫咪信息</w:t>
      </w:r>
    </w:p>
    <w:p w14:paraId="00EC3972">
      <w:pPr>
        <w:pStyle w:val="24"/>
        <w:ind w:left="360" w:firstLine="0" w:firstLineChars="0"/>
        <w:rPr>
          <w:rFonts w:hint="eastAsia" w:ascii="宋体" w:hAnsi="宋体" w:eastAsia="宋体" w:cs="宋体"/>
        </w:rPr>
      </w:pPr>
      <w:r>
        <w:rPr>
          <w:rFonts w:hint="eastAsia" w:ascii="宋体" w:hAnsi="宋体" w:eastAsia="宋体" w:cs="宋体"/>
        </w:rPr>
        <w:t>参与者：管理员</w:t>
      </w:r>
    </w:p>
    <w:p w14:paraId="016481F1">
      <w:pPr>
        <w:pStyle w:val="24"/>
        <w:ind w:left="360" w:firstLine="0" w:firstLineChars="0"/>
        <w:rPr>
          <w:rFonts w:hint="eastAsia" w:ascii="宋体" w:hAnsi="宋体" w:eastAsia="宋体" w:cs="宋体"/>
        </w:rPr>
      </w:pPr>
      <w:r>
        <w:rPr>
          <w:rFonts w:hint="eastAsia" w:ascii="宋体" w:hAnsi="宋体" w:eastAsia="宋体" w:cs="宋体"/>
        </w:rPr>
        <w:t>前置条件：系统中不存在当前猫咪信息</w:t>
      </w:r>
    </w:p>
    <w:p w14:paraId="07D99E85">
      <w:pPr>
        <w:pStyle w:val="24"/>
        <w:ind w:left="360" w:firstLine="0" w:firstLineChars="0"/>
        <w:rPr>
          <w:rFonts w:hint="eastAsia" w:ascii="宋体" w:hAnsi="宋体" w:eastAsia="宋体" w:cs="宋体"/>
        </w:rPr>
      </w:pPr>
      <w:r>
        <w:rPr>
          <w:rFonts w:hint="eastAsia" w:ascii="宋体" w:hAnsi="宋体" w:eastAsia="宋体" w:cs="宋体"/>
        </w:rPr>
        <w:t>活动图：</w:t>
      </w:r>
    </w:p>
    <w:p w14:paraId="42A31A7C">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679825" cy="4044315"/>
            <wp:effectExtent l="0" t="0" r="3175" b="698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5"/>
                    <a:stretch>
                      <a:fillRect/>
                    </a:stretch>
                  </pic:blipFill>
                  <pic:spPr>
                    <a:xfrm>
                      <a:off x="0" y="0"/>
                      <a:ext cx="3679825" cy="4044315"/>
                    </a:xfrm>
                    <a:prstGeom prst="rect">
                      <a:avLst/>
                    </a:prstGeom>
                    <a:noFill/>
                    <a:ln w="9525">
                      <a:noFill/>
                    </a:ln>
                  </pic:spPr>
                </pic:pic>
              </a:graphicData>
            </a:graphic>
          </wp:inline>
        </w:drawing>
      </w:r>
    </w:p>
    <w:p w14:paraId="063BE129">
      <w:pPr>
        <w:pStyle w:val="6"/>
        <w:jc w:val="center"/>
        <w:rPr>
          <w:rFonts w:hint="eastAsia" w:ascii="宋体" w:hAnsi="宋体" w:eastAsia="宋体" w:cs="宋体"/>
          <w:sz w:val="24"/>
          <w:szCs w:val="24"/>
        </w:rPr>
      </w:pPr>
      <w:r>
        <w:t>图 1</w:t>
      </w:r>
      <w:r>
        <w:rPr>
          <w:rFonts w:hint="eastAsia"/>
        </w:rPr>
        <w:t>.4.7 增加猫咪信息用例图</w:t>
      </w:r>
    </w:p>
    <w:p w14:paraId="4239A1A9">
      <w:pPr>
        <w:pStyle w:val="5"/>
        <w:rPr>
          <w:rFonts w:hint="eastAsia" w:ascii="宋体" w:hAnsi="宋体"/>
          <w:szCs w:val="21"/>
        </w:rPr>
      </w:pPr>
      <w:r>
        <w:rPr>
          <w:rFonts w:ascii="宋体" w:hAnsi="宋体"/>
          <w:szCs w:val="21"/>
        </w:rPr>
        <w:t>1.4.</w:t>
      </w:r>
      <w:r>
        <w:rPr>
          <w:rFonts w:hint="eastAsia" w:ascii="宋体" w:hAnsi="宋体"/>
          <w:szCs w:val="21"/>
        </w:rPr>
        <w:t>8更新猫咪信息</w:t>
      </w:r>
    </w:p>
    <w:p w14:paraId="37FB99FA">
      <w:pPr>
        <w:pStyle w:val="24"/>
        <w:ind w:left="360" w:firstLine="0" w:firstLineChars="0"/>
        <w:rPr>
          <w:rFonts w:hint="eastAsia" w:ascii="宋体" w:hAnsi="宋体" w:eastAsia="宋体" w:cs="宋体"/>
        </w:rPr>
      </w:pPr>
      <w:r>
        <w:rPr>
          <w:rFonts w:hint="eastAsia" w:ascii="宋体" w:hAnsi="宋体" w:eastAsia="宋体" w:cs="宋体"/>
        </w:rPr>
        <w:t>用例名：更新猫咪信息</w:t>
      </w:r>
    </w:p>
    <w:p w14:paraId="4A4ECD88">
      <w:pPr>
        <w:pStyle w:val="24"/>
        <w:ind w:left="360" w:firstLine="0" w:firstLineChars="0"/>
        <w:rPr>
          <w:rFonts w:hint="eastAsia" w:ascii="宋体" w:hAnsi="宋体" w:eastAsia="宋体" w:cs="宋体"/>
        </w:rPr>
      </w:pPr>
      <w:r>
        <w:rPr>
          <w:rFonts w:hint="eastAsia" w:ascii="宋体" w:hAnsi="宋体" w:eastAsia="宋体" w:cs="宋体"/>
        </w:rPr>
        <w:t>描述：管理员可通过该功能修改猫咪信息</w:t>
      </w:r>
    </w:p>
    <w:p w14:paraId="4C2FBFB5">
      <w:pPr>
        <w:pStyle w:val="24"/>
        <w:ind w:left="360" w:firstLine="0" w:firstLineChars="0"/>
        <w:rPr>
          <w:rFonts w:hint="eastAsia" w:ascii="宋体" w:hAnsi="宋体" w:eastAsia="宋体" w:cs="宋体"/>
        </w:rPr>
      </w:pPr>
      <w:r>
        <w:rPr>
          <w:rFonts w:hint="eastAsia" w:ascii="宋体" w:hAnsi="宋体" w:eastAsia="宋体" w:cs="宋体"/>
        </w:rPr>
        <w:t>参与者：管理员</w:t>
      </w:r>
    </w:p>
    <w:p w14:paraId="5EDA72C5">
      <w:pPr>
        <w:pStyle w:val="24"/>
        <w:ind w:left="360" w:firstLine="0" w:firstLineChars="0"/>
        <w:rPr>
          <w:rFonts w:hint="eastAsia" w:ascii="宋体" w:hAnsi="宋体" w:eastAsia="宋体" w:cs="宋体"/>
        </w:rPr>
      </w:pPr>
      <w:r>
        <w:rPr>
          <w:rFonts w:hint="eastAsia" w:ascii="宋体" w:hAnsi="宋体" w:eastAsia="宋体" w:cs="宋体"/>
        </w:rPr>
        <w:t>前置条件：系统中当前猫咪信息有误</w:t>
      </w:r>
    </w:p>
    <w:p w14:paraId="7D71DE9B">
      <w:pPr>
        <w:pStyle w:val="24"/>
        <w:ind w:left="360" w:firstLine="0" w:firstLineChars="0"/>
        <w:rPr>
          <w:rFonts w:hint="eastAsia" w:ascii="宋体" w:hAnsi="宋体" w:eastAsia="宋体" w:cs="宋体"/>
        </w:rPr>
      </w:pPr>
      <w:r>
        <w:rPr>
          <w:rFonts w:hint="eastAsia" w:ascii="宋体" w:hAnsi="宋体" w:eastAsia="宋体" w:cs="宋体"/>
        </w:rPr>
        <w:t>活动图：</w:t>
      </w:r>
    </w:p>
    <w:p w14:paraId="1475E7DB">
      <w:pPr>
        <w:pStyle w:val="24"/>
        <w:ind w:left="360" w:firstLine="0" w:firstLineChars="0"/>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600450" cy="4359910"/>
            <wp:effectExtent l="0" t="0" r="6350" b="889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16"/>
                    <a:stretch>
                      <a:fillRect/>
                    </a:stretch>
                  </pic:blipFill>
                  <pic:spPr>
                    <a:xfrm>
                      <a:off x="0" y="0"/>
                      <a:ext cx="3600450" cy="4359910"/>
                    </a:xfrm>
                    <a:prstGeom prst="rect">
                      <a:avLst/>
                    </a:prstGeom>
                    <a:noFill/>
                    <a:ln w="9525">
                      <a:noFill/>
                    </a:ln>
                  </pic:spPr>
                </pic:pic>
              </a:graphicData>
            </a:graphic>
          </wp:inline>
        </w:drawing>
      </w:r>
    </w:p>
    <w:p w14:paraId="0A4C86AB">
      <w:pPr>
        <w:pStyle w:val="6"/>
        <w:ind w:left="360"/>
        <w:jc w:val="center"/>
        <w:rPr>
          <w:rFonts w:hint="eastAsia" w:ascii="宋体" w:hAnsi="宋体" w:eastAsia="宋体" w:cs="宋体"/>
          <w:sz w:val="24"/>
          <w:szCs w:val="24"/>
        </w:rPr>
      </w:pPr>
      <w:r>
        <w:t>图 1</w:t>
      </w:r>
      <w:r>
        <w:rPr>
          <w:rFonts w:hint="eastAsia"/>
        </w:rPr>
        <w:t>.4.8 更新猫咪信息用例图</w:t>
      </w:r>
    </w:p>
    <w:p w14:paraId="34D6F3E3"/>
    <w:p w14:paraId="355713EC">
      <w:pPr>
        <w:pStyle w:val="5"/>
        <w:rPr>
          <w:rFonts w:hint="eastAsia" w:ascii="宋体" w:hAnsi="宋体"/>
          <w:szCs w:val="21"/>
        </w:rPr>
      </w:pPr>
      <w:r>
        <w:rPr>
          <w:rFonts w:ascii="宋体" w:hAnsi="宋体"/>
          <w:szCs w:val="21"/>
        </w:rPr>
        <w:t>1.4.</w:t>
      </w:r>
      <w:r>
        <w:rPr>
          <w:rFonts w:hint="eastAsia" w:ascii="宋体" w:hAnsi="宋体"/>
          <w:szCs w:val="21"/>
        </w:rPr>
        <w:t>9查找猫咪信息</w:t>
      </w:r>
    </w:p>
    <w:p w14:paraId="68A41102">
      <w:pPr>
        <w:pStyle w:val="24"/>
        <w:ind w:left="360" w:firstLine="0" w:firstLineChars="0"/>
        <w:rPr>
          <w:rFonts w:hint="eastAsia" w:ascii="宋体" w:hAnsi="宋体" w:eastAsia="宋体" w:cs="宋体"/>
        </w:rPr>
      </w:pPr>
      <w:r>
        <w:rPr>
          <w:rFonts w:hint="eastAsia" w:ascii="宋体" w:hAnsi="宋体" w:eastAsia="宋体" w:cs="宋体"/>
        </w:rPr>
        <w:t>用例名：查找猫咪信息</w:t>
      </w:r>
    </w:p>
    <w:p w14:paraId="792D767B">
      <w:pPr>
        <w:pStyle w:val="24"/>
        <w:ind w:left="360" w:firstLine="0" w:firstLineChars="0"/>
        <w:rPr>
          <w:rFonts w:hint="eastAsia" w:ascii="宋体" w:hAnsi="宋体" w:eastAsia="宋体" w:cs="宋体"/>
        </w:rPr>
      </w:pPr>
      <w:r>
        <w:rPr>
          <w:rFonts w:hint="eastAsia" w:ascii="宋体" w:hAnsi="宋体" w:eastAsia="宋体" w:cs="宋体"/>
        </w:rPr>
        <w:t>描述：所有用户可通过该功能查询猫咪信息，可以通过猫咪姓名搜索</w:t>
      </w:r>
    </w:p>
    <w:p w14:paraId="60273715">
      <w:pPr>
        <w:pStyle w:val="24"/>
        <w:ind w:left="360" w:firstLine="0" w:firstLineChars="0"/>
        <w:rPr>
          <w:rFonts w:hint="eastAsia" w:ascii="宋体" w:hAnsi="宋体" w:eastAsia="宋体" w:cs="宋体"/>
        </w:rPr>
      </w:pPr>
      <w:r>
        <w:rPr>
          <w:rFonts w:hint="eastAsia" w:ascii="宋体" w:hAnsi="宋体" w:eastAsia="宋体" w:cs="宋体"/>
        </w:rPr>
        <w:t>参与者：管理员</w:t>
      </w:r>
    </w:p>
    <w:p w14:paraId="5B78F7C5">
      <w:pPr>
        <w:pStyle w:val="24"/>
        <w:ind w:left="360" w:firstLine="0" w:firstLineChars="0"/>
        <w:rPr>
          <w:rFonts w:hint="eastAsia" w:ascii="宋体" w:hAnsi="宋体" w:eastAsia="宋体" w:cs="宋体"/>
        </w:rPr>
      </w:pPr>
      <w:r>
        <w:rPr>
          <w:rFonts w:hint="eastAsia" w:ascii="宋体" w:hAnsi="宋体" w:eastAsia="宋体" w:cs="宋体"/>
        </w:rPr>
        <w:t>前置条件：</w:t>
      </w:r>
      <w:r>
        <w:rPr>
          <w:rFonts w:hint="eastAsia" w:ascii="宋体" w:hAnsi="宋体" w:eastAsia="宋体"/>
        </w:rPr>
        <w:t>管理员已在本系统登录，猫咪信息存在</w:t>
      </w:r>
    </w:p>
    <w:p w14:paraId="4AC623EC">
      <w:pPr>
        <w:pStyle w:val="24"/>
        <w:ind w:left="360" w:firstLine="0" w:firstLineChars="0"/>
        <w:rPr>
          <w:rFonts w:hint="eastAsia" w:ascii="宋体" w:hAnsi="宋体" w:eastAsia="宋体" w:cs="宋体"/>
        </w:rPr>
      </w:pPr>
      <w:r>
        <w:rPr>
          <w:rFonts w:hint="eastAsia" w:ascii="宋体" w:hAnsi="宋体" w:eastAsia="宋体" w:cs="宋体"/>
        </w:rPr>
        <w:t>活动图：</w:t>
      </w:r>
    </w:p>
    <w:p w14:paraId="2E5CE908"/>
    <w:p w14:paraId="3D6498A5">
      <w:pPr>
        <w:jc w:val="center"/>
        <w:rPr>
          <w:rFonts w:hint="eastAsia" w:ascii="宋体" w:hAnsi="宋体" w:eastAsia="宋体" w:cs="宋体"/>
          <w:sz w:val="24"/>
          <w:szCs w:val="24"/>
        </w:rPr>
      </w:pPr>
    </w:p>
    <w:p w14:paraId="5740C962">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358515" cy="3784600"/>
            <wp:effectExtent l="0" t="0" r="6985" b="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7"/>
                    <a:stretch>
                      <a:fillRect/>
                    </a:stretch>
                  </pic:blipFill>
                  <pic:spPr>
                    <a:xfrm>
                      <a:off x="0" y="0"/>
                      <a:ext cx="3358515" cy="3784600"/>
                    </a:xfrm>
                    <a:prstGeom prst="rect">
                      <a:avLst/>
                    </a:prstGeom>
                    <a:noFill/>
                    <a:ln w="9525">
                      <a:noFill/>
                    </a:ln>
                  </pic:spPr>
                </pic:pic>
              </a:graphicData>
            </a:graphic>
          </wp:inline>
        </w:drawing>
      </w:r>
    </w:p>
    <w:p w14:paraId="6B7A8D77">
      <w:pPr>
        <w:pStyle w:val="6"/>
        <w:jc w:val="center"/>
        <w:rPr>
          <w:rFonts w:hint="eastAsia" w:ascii="宋体" w:hAnsi="宋体" w:eastAsia="宋体" w:cs="宋体"/>
          <w:sz w:val="24"/>
          <w:szCs w:val="24"/>
        </w:rPr>
      </w:pPr>
      <w:r>
        <w:t>图 1</w:t>
      </w:r>
      <w:r>
        <w:rPr>
          <w:rFonts w:hint="eastAsia"/>
        </w:rPr>
        <w:t>.4.9 查找猫咪信息用例图</w:t>
      </w:r>
    </w:p>
    <w:p w14:paraId="5791F867">
      <w:pPr>
        <w:pStyle w:val="5"/>
        <w:rPr>
          <w:rFonts w:hint="eastAsia" w:ascii="宋体" w:hAnsi="宋体"/>
          <w:szCs w:val="21"/>
        </w:rPr>
      </w:pPr>
      <w:r>
        <w:rPr>
          <w:rFonts w:ascii="宋体" w:hAnsi="宋体"/>
          <w:szCs w:val="21"/>
        </w:rPr>
        <w:t>1.4.</w:t>
      </w:r>
      <w:r>
        <w:rPr>
          <w:rFonts w:hint="eastAsia" w:ascii="宋体" w:hAnsi="宋体"/>
          <w:szCs w:val="21"/>
        </w:rPr>
        <w:t>10删除猫咪信息</w:t>
      </w:r>
    </w:p>
    <w:p w14:paraId="15F37018">
      <w:pPr>
        <w:pStyle w:val="24"/>
        <w:ind w:left="360" w:firstLine="0" w:firstLineChars="0"/>
        <w:rPr>
          <w:rFonts w:hint="eastAsia" w:ascii="宋体" w:hAnsi="宋体" w:eastAsia="宋体" w:cs="宋体"/>
        </w:rPr>
      </w:pPr>
      <w:r>
        <w:rPr>
          <w:rFonts w:hint="eastAsia" w:ascii="宋体" w:hAnsi="宋体" w:eastAsia="宋体" w:cs="宋体"/>
        </w:rPr>
        <w:t>用例名：删除猫咪信息</w:t>
      </w:r>
    </w:p>
    <w:p w14:paraId="3720190B">
      <w:pPr>
        <w:pStyle w:val="24"/>
        <w:ind w:left="360" w:firstLine="0" w:firstLineChars="0"/>
        <w:rPr>
          <w:rFonts w:hint="eastAsia" w:ascii="宋体" w:hAnsi="宋体" w:eastAsia="宋体" w:cs="宋体"/>
        </w:rPr>
      </w:pPr>
      <w:r>
        <w:rPr>
          <w:rFonts w:hint="eastAsia" w:ascii="宋体" w:hAnsi="宋体" w:eastAsia="宋体" w:cs="宋体"/>
        </w:rPr>
        <w:t>描述：管理员可通过该功能删除猫咪信息</w:t>
      </w:r>
    </w:p>
    <w:p w14:paraId="656D8A0B">
      <w:pPr>
        <w:pStyle w:val="24"/>
        <w:ind w:left="360" w:firstLine="0" w:firstLineChars="0"/>
        <w:rPr>
          <w:rFonts w:hint="eastAsia" w:ascii="宋体" w:hAnsi="宋体" w:eastAsia="宋体" w:cs="宋体"/>
        </w:rPr>
      </w:pPr>
      <w:r>
        <w:rPr>
          <w:rFonts w:hint="eastAsia" w:ascii="宋体" w:hAnsi="宋体" w:eastAsia="宋体" w:cs="宋体"/>
        </w:rPr>
        <w:t>参与者：管理员</w:t>
      </w:r>
    </w:p>
    <w:p w14:paraId="3655BA0A">
      <w:pPr>
        <w:pStyle w:val="24"/>
        <w:ind w:left="360" w:firstLine="0" w:firstLineChars="0"/>
        <w:rPr>
          <w:rFonts w:hint="eastAsia" w:ascii="宋体" w:hAnsi="宋体" w:eastAsia="宋体" w:cs="宋体"/>
        </w:rPr>
      </w:pPr>
      <w:r>
        <w:rPr>
          <w:rFonts w:hint="eastAsia" w:ascii="宋体" w:hAnsi="宋体" w:eastAsia="宋体" w:cs="宋体"/>
        </w:rPr>
        <w:t>前置条件：</w:t>
      </w:r>
      <w:r>
        <w:rPr>
          <w:rFonts w:hint="eastAsia" w:ascii="宋体" w:hAnsi="宋体" w:eastAsia="宋体"/>
        </w:rPr>
        <w:t>管理员已在本系统登录，猫咪信息存在</w:t>
      </w:r>
    </w:p>
    <w:p w14:paraId="11CED6A5">
      <w:pPr>
        <w:pStyle w:val="24"/>
        <w:ind w:left="360" w:firstLine="0" w:firstLineChars="0"/>
        <w:rPr>
          <w:rFonts w:hint="eastAsia" w:ascii="宋体" w:hAnsi="宋体" w:eastAsia="宋体" w:cs="宋体"/>
        </w:rPr>
      </w:pPr>
      <w:r>
        <w:rPr>
          <w:rFonts w:hint="eastAsia" w:ascii="宋体" w:hAnsi="宋体" w:eastAsia="宋体" w:cs="宋体"/>
        </w:rPr>
        <w:t>活动图：</w:t>
      </w:r>
    </w:p>
    <w:p w14:paraId="470D3695">
      <w:pPr>
        <w:pStyle w:val="24"/>
        <w:ind w:left="360" w:firstLine="0" w:firstLineChars="0"/>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907790" cy="4000500"/>
            <wp:effectExtent l="0" t="0" r="3810" b="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8"/>
                    <a:stretch>
                      <a:fillRect/>
                    </a:stretch>
                  </pic:blipFill>
                  <pic:spPr>
                    <a:xfrm>
                      <a:off x="0" y="0"/>
                      <a:ext cx="3907790" cy="4000500"/>
                    </a:xfrm>
                    <a:prstGeom prst="rect">
                      <a:avLst/>
                    </a:prstGeom>
                    <a:noFill/>
                    <a:ln w="9525">
                      <a:noFill/>
                    </a:ln>
                  </pic:spPr>
                </pic:pic>
              </a:graphicData>
            </a:graphic>
          </wp:inline>
        </w:drawing>
      </w:r>
    </w:p>
    <w:p w14:paraId="60F3C646">
      <w:pPr>
        <w:pStyle w:val="6"/>
        <w:ind w:left="360"/>
        <w:jc w:val="center"/>
        <w:rPr>
          <w:rFonts w:hint="eastAsia" w:ascii="宋体" w:hAnsi="宋体" w:cs="宋体"/>
          <w:sz w:val="24"/>
          <w:szCs w:val="24"/>
        </w:rPr>
      </w:pPr>
      <w:r>
        <w:t>图 1</w:t>
      </w:r>
      <w:r>
        <w:rPr>
          <w:rFonts w:hint="eastAsia"/>
        </w:rPr>
        <w:t>.4.10 删除猫咪信息用例图</w:t>
      </w:r>
    </w:p>
    <w:p w14:paraId="030A4499">
      <w:pPr>
        <w:pStyle w:val="24"/>
        <w:ind w:left="360" w:firstLine="0" w:firstLineChars="0"/>
        <w:rPr>
          <w:rFonts w:hint="eastAsia" w:ascii="宋体" w:hAnsi="宋体" w:eastAsia="宋体" w:cs="宋体"/>
        </w:rPr>
      </w:pPr>
    </w:p>
    <w:p w14:paraId="3BF65AE7">
      <w:pPr>
        <w:pStyle w:val="5"/>
        <w:rPr>
          <w:rFonts w:hint="eastAsia" w:ascii="宋体" w:hAnsi="宋体"/>
          <w:szCs w:val="21"/>
        </w:rPr>
      </w:pPr>
      <w:r>
        <w:rPr>
          <w:rFonts w:ascii="宋体" w:hAnsi="宋体"/>
          <w:szCs w:val="21"/>
        </w:rPr>
        <w:t>1.4.</w:t>
      </w:r>
      <w:r>
        <w:rPr>
          <w:rFonts w:hint="eastAsia" w:ascii="宋体" w:hAnsi="宋体"/>
          <w:szCs w:val="21"/>
        </w:rPr>
        <w:t>11上架商品</w:t>
      </w:r>
    </w:p>
    <w:p w14:paraId="750A2808">
      <w:pPr>
        <w:pStyle w:val="24"/>
        <w:ind w:left="360" w:firstLine="0" w:firstLineChars="0"/>
        <w:rPr>
          <w:rFonts w:hint="eastAsia" w:ascii="宋体" w:hAnsi="宋体" w:eastAsia="宋体" w:cs="宋体"/>
        </w:rPr>
      </w:pPr>
      <w:r>
        <w:rPr>
          <w:rFonts w:hint="eastAsia" w:ascii="宋体" w:hAnsi="宋体" w:eastAsia="宋体" w:cs="宋体"/>
        </w:rPr>
        <w:t>用例名：上架商品</w:t>
      </w:r>
    </w:p>
    <w:p w14:paraId="21AEC321">
      <w:pPr>
        <w:pStyle w:val="24"/>
        <w:ind w:left="360" w:firstLine="0" w:firstLineChars="0"/>
        <w:rPr>
          <w:rFonts w:hint="eastAsia" w:ascii="宋体" w:hAnsi="宋体" w:eastAsia="宋体" w:cs="宋体"/>
        </w:rPr>
      </w:pPr>
      <w:r>
        <w:rPr>
          <w:rFonts w:hint="eastAsia" w:ascii="宋体" w:hAnsi="宋体" w:eastAsia="宋体" w:cs="宋体"/>
        </w:rPr>
        <w:t>描述：管理员可通过该功能在系统中添加新的商品</w:t>
      </w:r>
    </w:p>
    <w:p w14:paraId="48808528">
      <w:pPr>
        <w:pStyle w:val="24"/>
        <w:ind w:left="360" w:firstLine="0" w:firstLineChars="0"/>
        <w:rPr>
          <w:rFonts w:hint="eastAsia" w:ascii="宋体" w:hAnsi="宋体" w:eastAsia="宋体" w:cs="宋体"/>
        </w:rPr>
      </w:pPr>
      <w:r>
        <w:rPr>
          <w:rFonts w:hint="eastAsia" w:ascii="宋体" w:hAnsi="宋体" w:eastAsia="宋体" w:cs="宋体"/>
        </w:rPr>
        <w:t>参与者：管理员</w:t>
      </w:r>
    </w:p>
    <w:p w14:paraId="058123E8">
      <w:pPr>
        <w:pStyle w:val="24"/>
        <w:ind w:left="360" w:firstLine="0" w:firstLineChars="0"/>
        <w:rPr>
          <w:rFonts w:hint="eastAsia" w:ascii="宋体" w:hAnsi="宋体" w:eastAsia="宋体" w:cs="宋体"/>
        </w:rPr>
      </w:pPr>
      <w:r>
        <w:rPr>
          <w:rFonts w:hint="eastAsia" w:ascii="宋体" w:hAnsi="宋体" w:eastAsia="宋体" w:cs="宋体"/>
        </w:rPr>
        <w:t>前置条件：系统中不存在当前商品信息</w:t>
      </w:r>
    </w:p>
    <w:p w14:paraId="464B1CA0">
      <w:pPr>
        <w:pStyle w:val="24"/>
        <w:ind w:left="360" w:firstLine="0" w:firstLineChars="0"/>
        <w:rPr>
          <w:rFonts w:hint="eastAsia" w:ascii="宋体" w:hAnsi="宋体" w:eastAsia="宋体" w:cs="宋体"/>
        </w:rPr>
      </w:pPr>
      <w:r>
        <w:rPr>
          <w:rFonts w:hint="eastAsia" w:ascii="宋体" w:hAnsi="宋体" w:eastAsia="宋体" w:cs="宋体"/>
        </w:rPr>
        <w:t>活动图：</w:t>
      </w:r>
    </w:p>
    <w:p w14:paraId="4A95F972">
      <w:pPr>
        <w:pStyle w:val="24"/>
        <w:ind w:left="360" w:firstLine="0" w:firstLineChars="0"/>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619500" cy="3994785"/>
            <wp:effectExtent l="0" t="0" r="0" b="5715"/>
            <wp:docPr id="28"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IMG_256"/>
                    <pic:cNvPicPr>
                      <a:picLocks noChangeAspect="1"/>
                    </pic:cNvPicPr>
                  </pic:nvPicPr>
                  <pic:blipFill>
                    <a:blip r:embed="rId19"/>
                    <a:stretch>
                      <a:fillRect/>
                    </a:stretch>
                  </pic:blipFill>
                  <pic:spPr>
                    <a:xfrm>
                      <a:off x="0" y="0"/>
                      <a:ext cx="3619500" cy="3994785"/>
                    </a:xfrm>
                    <a:prstGeom prst="rect">
                      <a:avLst/>
                    </a:prstGeom>
                    <a:noFill/>
                    <a:ln w="9525">
                      <a:noFill/>
                    </a:ln>
                  </pic:spPr>
                </pic:pic>
              </a:graphicData>
            </a:graphic>
          </wp:inline>
        </w:drawing>
      </w:r>
    </w:p>
    <w:p w14:paraId="768F63A7">
      <w:pPr>
        <w:pStyle w:val="6"/>
        <w:ind w:left="360"/>
        <w:jc w:val="center"/>
        <w:rPr>
          <w:rFonts w:hint="eastAsia" w:ascii="宋体" w:hAnsi="宋体" w:cs="宋体"/>
          <w:sz w:val="24"/>
          <w:szCs w:val="24"/>
        </w:rPr>
      </w:pPr>
      <w:r>
        <w:t>图 1</w:t>
      </w:r>
      <w:r>
        <w:rPr>
          <w:rFonts w:hint="eastAsia"/>
        </w:rPr>
        <w:t>.4.11 上架商品用例图</w:t>
      </w:r>
    </w:p>
    <w:p w14:paraId="75EEE451"/>
    <w:p w14:paraId="68B9F1EE">
      <w:pPr>
        <w:pStyle w:val="5"/>
        <w:rPr>
          <w:rFonts w:hint="eastAsia" w:ascii="宋体" w:hAnsi="宋体"/>
          <w:szCs w:val="21"/>
        </w:rPr>
      </w:pPr>
      <w:r>
        <w:rPr>
          <w:rFonts w:ascii="宋体" w:hAnsi="宋体"/>
          <w:szCs w:val="21"/>
        </w:rPr>
        <w:t>1.4.</w:t>
      </w:r>
      <w:r>
        <w:rPr>
          <w:rFonts w:hint="eastAsia" w:ascii="宋体" w:hAnsi="宋体"/>
          <w:szCs w:val="21"/>
        </w:rPr>
        <w:t>12下架商品</w:t>
      </w:r>
    </w:p>
    <w:p w14:paraId="40833710">
      <w:pPr>
        <w:pStyle w:val="24"/>
        <w:ind w:left="360" w:firstLine="0" w:firstLineChars="0"/>
        <w:rPr>
          <w:rFonts w:hint="eastAsia" w:ascii="宋体" w:hAnsi="宋体" w:eastAsia="宋体" w:cs="宋体"/>
        </w:rPr>
      </w:pPr>
      <w:r>
        <w:rPr>
          <w:rFonts w:hint="eastAsia" w:ascii="宋体" w:hAnsi="宋体" w:eastAsia="宋体" w:cs="宋体"/>
        </w:rPr>
        <w:t>用例名：下架商品</w:t>
      </w:r>
    </w:p>
    <w:p w14:paraId="04E44778">
      <w:pPr>
        <w:pStyle w:val="24"/>
        <w:ind w:left="360" w:firstLine="0" w:firstLineChars="0"/>
        <w:rPr>
          <w:rFonts w:hint="eastAsia" w:ascii="宋体" w:hAnsi="宋体" w:eastAsia="宋体" w:cs="宋体"/>
        </w:rPr>
      </w:pPr>
      <w:r>
        <w:rPr>
          <w:rFonts w:hint="eastAsia" w:ascii="宋体" w:hAnsi="宋体" w:eastAsia="宋体" w:cs="宋体"/>
        </w:rPr>
        <w:t>描述：管理员可通过该功能在系统中删除不再提供的商品</w:t>
      </w:r>
    </w:p>
    <w:p w14:paraId="4496743A">
      <w:pPr>
        <w:pStyle w:val="24"/>
        <w:ind w:left="360" w:firstLine="0" w:firstLineChars="0"/>
        <w:rPr>
          <w:rFonts w:hint="eastAsia" w:ascii="宋体" w:hAnsi="宋体" w:eastAsia="宋体" w:cs="宋体"/>
        </w:rPr>
      </w:pPr>
      <w:r>
        <w:rPr>
          <w:rFonts w:hint="eastAsia" w:ascii="宋体" w:hAnsi="宋体" w:eastAsia="宋体" w:cs="宋体"/>
        </w:rPr>
        <w:t>参与者：管理员</w:t>
      </w:r>
    </w:p>
    <w:p w14:paraId="5AF5A04C">
      <w:pPr>
        <w:pStyle w:val="24"/>
        <w:ind w:left="360" w:firstLine="0" w:firstLineChars="0"/>
        <w:rPr>
          <w:rFonts w:hint="eastAsia" w:ascii="宋体" w:hAnsi="宋体" w:eastAsia="宋体" w:cs="宋体"/>
        </w:rPr>
      </w:pPr>
      <w:r>
        <w:rPr>
          <w:rFonts w:hint="eastAsia" w:ascii="宋体" w:hAnsi="宋体" w:eastAsia="宋体" w:cs="宋体"/>
        </w:rPr>
        <w:t>前置条件：</w:t>
      </w:r>
      <w:r>
        <w:rPr>
          <w:rFonts w:hint="eastAsia" w:ascii="宋体" w:hAnsi="宋体" w:eastAsia="宋体"/>
        </w:rPr>
        <w:t>管理员已在本系统登录，商品信息存在</w:t>
      </w:r>
    </w:p>
    <w:p w14:paraId="1C136B8A">
      <w:pPr>
        <w:pStyle w:val="24"/>
        <w:ind w:left="360" w:firstLine="0" w:firstLineChars="0"/>
        <w:rPr>
          <w:rFonts w:hint="eastAsia" w:ascii="宋体" w:hAnsi="宋体" w:eastAsia="宋体" w:cs="宋体"/>
        </w:rPr>
      </w:pPr>
      <w:r>
        <w:rPr>
          <w:rFonts w:hint="eastAsia" w:ascii="宋体" w:hAnsi="宋体" w:eastAsia="宋体" w:cs="宋体"/>
        </w:rPr>
        <w:t>活动图：</w:t>
      </w:r>
    </w:p>
    <w:p w14:paraId="30113E23">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041775" cy="4631690"/>
            <wp:effectExtent l="0" t="0" r="9525" b="3810"/>
            <wp:docPr id="2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IMG_256"/>
                    <pic:cNvPicPr>
                      <a:picLocks noChangeAspect="1"/>
                    </pic:cNvPicPr>
                  </pic:nvPicPr>
                  <pic:blipFill>
                    <a:blip r:embed="rId20"/>
                    <a:stretch>
                      <a:fillRect/>
                    </a:stretch>
                  </pic:blipFill>
                  <pic:spPr>
                    <a:xfrm>
                      <a:off x="0" y="0"/>
                      <a:ext cx="4041775" cy="4631690"/>
                    </a:xfrm>
                    <a:prstGeom prst="rect">
                      <a:avLst/>
                    </a:prstGeom>
                    <a:noFill/>
                    <a:ln w="9525">
                      <a:noFill/>
                    </a:ln>
                  </pic:spPr>
                </pic:pic>
              </a:graphicData>
            </a:graphic>
          </wp:inline>
        </w:drawing>
      </w:r>
    </w:p>
    <w:p w14:paraId="2089969D">
      <w:pPr>
        <w:pStyle w:val="6"/>
        <w:jc w:val="center"/>
      </w:pPr>
      <w:r>
        <w:t>图 1</w:t>
      </w:r>
      <w:r>
        <w:rPr>
          <w:rFonts w:hint="eastAsia"/>
        </w:rPr>
        <w:t>.4.12 下架商品用例图</w:t>
      </w:r>
    </w:p>
    <w:p w14:paraId="5963CCF7"/>
    <w:p w14:paraId="64BB07F4"/>
    <w:p w14:paraId="762D0EE1">
      <w:pPr>
        <w:pStyle w:val="5"/>
        <w:rPr>
          <w:rFonts w:hint="eastAsia" w:ascii="宋体" w:hAnsi="宋体"/>
          <w:szCs w:val="21"/>
        </w:rPr>
      </w:pPr>
      <w:r>
        <w:rPr>
          <w:rFonts w:ascii="宋体" w:hAnsi="宋体"/>
          <w:szCs w:val="21"/>
        </w:rPr>
        <w:t>1.4.</w:t>
      </w:r>
      <w:r>
        <w:rPr>
          <w:rFonts w:hint="eastAsia" w:ascii="宋体" w:hAnsi="宋体"/>
          <w:szCs w:val="21"/>
        </w:rPr>
        <w:t>13更新商品</w:t>
      </w:r>
    </w:p>
    <w:p w14:paraId="39A0B584">
      <w:pPr>
        <w:pStyle w:val="24"/>
        <w:ind w:left="360" w:firstLine="0" w:firstLineChars="0"/>
        <w:rPr>
          <w:rFonts w:hint="eastAsia" w:ascii="宋体" w:hAnsi="宋体" w:eastAsia="宋体" w:cs="宋体"/>
        </w:rPr>
      </w:pPr>
      <w:r>
        <w:rPr>
          <w:rFonts w:hint="eastAsia" w:ascii="宋体" w:hAnsi="宋体" w:eastAsia="宋体" w:cs="宋体"/>
        </w:rPr>
        <w:t>用例名：更新商品</w:t>
      </w:r>
    </w:p>
    <w:p w14:paraId="65605275">
      <w:pPr>
        <w:pStyle w:val="24"/>
        <w:ind w:left="360" w:firstLine="0" w:firstLineChars="0"/>
        <w:rPr>
          <w:rFonts w:hint="eastAsia" w:ascii="宋体" w:hAnsi="宋体" w:eastAsia="宋体" w:cs="宋体"/>
        </w:rPr>
      </w:pPr>
      <w:r>
        <w:rPr>
          <w:rFonts w:hint="eastAsia" w:ascii="宋体" w:hAnsi="宋体" w:eastAsia="宋体" w:cs="宋体"/>
        </w:rPr>
        <w:t>描述：管理员可通过该功能修改商品信息</w:t>
      </w:r>
    </w:p>
    <w:p w14:paraId="3B48339D">
      <w:pPr>
        <w:pStyle w:val="24"/>
        <w:ind w:left="360" w:firstLine="0" w:firstLineChars="0"/>
        <w:rPr>
          <w:rFonts w:hint="eastAsia" w:ascii="宋体" w:hAnsi="宋体" w:eastAsia="宋体" w:cs="宋体"/>
        </w:rPr>
      </w:pPr>
      <w:r>
        <w:rPr>
          <w:rFonts w:hint="eastAsia" w:ascii="宋体" w:hAnsi="宋体" w:eastAsia="宋体" w:cs="宋体"/>
        </w:rPr>
        <w:t>参与者：管理员</w:t>
      </w:r>
    </w:p>
    <w:p w14:paraId="5BF0D118">
      <w:pPr>
        <w:pStyle w:val="24"/>
        <w:ind w:left="360" w:firstLine="0" w:firstLineChars="0"/>
        <w:rPr>
          <w:rFonts w:hint="eastAsia" w:ascii="宋体" w:hAnsi="宋体" w:eastAsia="宋体" w:cs="宋体"/>
        </w:rPr>
      </w:pPr>
      <w:r>
        <w:rPr>
          <w:rFonts w:hint="eastAsia" w:ascii="宋体" w:hAnsi="宋体" w:eastAsia="宋体" w:cs="宋体"/>
        </w:rPr>
        <w:t>前置条件：</w:t>
      </w:r>
      <w:r>
        <w:rPr>
          <w:rFonts w:hint="eastAsia" w:ascii="宋体" w:hAnsi="宋体" w:eastAsia="宋体"/>
        </w:rPr>
        <w:t>管理员已在本系统登录，商品信息存在</w:t>
      </w:r>
    </w:p>
    <w:p w14:paraId="4092755D">
      <w:pPr>
        <w:pStyle w:val="24"/>
        <w:ind w:left="360" w:firstLine="0" w:firstLineChars="0"/>
        <w:rPr>
          <w:rFonts w:hint="eastAsia" w:ascii="宋体" w:hAnsi="宋体" w:eastAsia="宋体" w:cs="宋体"/>
        </w:rPr>
      </w:pPr>
      <w:r>
        <w:rPr>
          <w:rFonts w:hint="eastAsia" w:ascii="宋体" w:hAnsi="宋体" w:eastAsia="宋体" w:cs="宋体"/>
        </w:rPr>
        <w:t>活动图：</w:t>
      </w:r>
    </w:p>
    <w:p w14:paraId="4DAD3CFD">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010025" cy="4525645"/>
            <wp:effectExtent l="0" t="0" r="3175" b="8255"/>
            <wp:docPr id="26"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IMG_256"/>
                    <pic:cNvPicPr>
                      <a:picLocks noChangeAspect="1"/>
                    </pic:cNvPicPr>
                  </pic:nvPicPr>
                  <pic:blipFill>
                    <a:blip r:embed="rId21"/>
                    <a:stretch>
                      <a:fillRect/>
                    </a:stretch>
                  </pic:blipFill>
                  <pic:spPr>
                    <a:xfrm>
                      <a:off x="0" y="0"/>
                      <a:ext cx="4010025" cy="4525645"/>
                    </a:xfrm>
                    <a:prstGeom prst="rect">
                      <a:avLst/>
                    </a:prstGeom>
                    <a:noFill/>
                    <a:ln w="9525">
                      <a:noFill/>
                    </a:ln>
                  </pic:spPr>
                </pic:pic>
              </a:graphicData>
            </a:graphic>
          </wp:inline>
        </w:drawing>
      </w:r>
    </w:p>
    <w:p w14:paraId="0A098556">
      <w:pPr>
        <w:pStyle w:val="6"/>
        <w:jc w:val="center"/>
        <w:rPr>
          <w:rFonts w:hint="eastAsia" w:ascii="宋体" w:hAnsi="宋体" w:cs="宋体"/>
          <w:sz w:val="24"/>
          <w:szCs w:val="24"/>
        </w:rPr>
      </w:pPr>
      <w:r>
        <w:t>图 1</w:t>
      </w:r>
      <w:r>
        <w:rPr>
          <w:rFonts w:hint="eastAsia"/>
        </w:rPr>
        <w:t>.4.13 更新商品用例图</w:t>
      </w:r>
    </w:p>
    <w:p w14:paraId="2A4CFC66"/>
    <w:p w14:paraId="667BABD2">
      <w:pPr>
        <w:pStyle w:val="5"/>
        <w:rPr>
          <w:rFonts w:hint="eastAsia" w:ascii="宋体" w:hAnsi="宋体"/>
          <w:szCs w:val="21"/>
        </w:rPr>
      </w:pPr>
      <w:r>
        <w:rPr>
          <w:rFonts w:ascii="宋体" w:hAnsi="宋体"/>
          <w:szCs w:val="21"/>
        </w:rPr>
        <w:t>1.4.</w:t>
      </w:r>
      <w:r>
        <w:rPr>
          <w:rFonts w:hint="eastAsia" w:ascii="宋体" w:hAnsi="宋体"/>
          <w:szCs w:val="21"/>
        </w:rPr>
        <w:t>14查询商品</w:t>
      </w:r>
    </w:p>
    <w:p w14:paraId="317B7E2B">
      <w:pPr>
        <w:pStyle w:val="24"/>
        <w:ind w:left="360" w:firstLine="0" w:firstLineChars="0"/>
        <w:rPr>
          <w:rFonts w:hint="eastAsia" w:ascii="宋体" w:hAnsi="宋体" w:eastAsia="宋体" w:cs="宋体"/>
        </w:rPr>
      </w:pPr>
      <w:r>
        <w:rPr>
          <w:rFonts w:hint="eastAsia" w:ascii="宋体" w:hAnsi="宋体" w:eastAsia="宋体" w:cs="宋体"/>
        </w:rPr>
        <w:t>用例名：查询商品</w:t>
      </w:r>
    </w:p>
    <w:p w14:paraId="69A3FA28">
      <w:pPr>
        <w:pStyle w:val="24"/>
        <w:ind w:left="360" w:firstLine="0" w:firstLineChars="0"/>
        <w:rPr>
          <w:rFonts w:hint="eastAsia" w:ascii="宋体" w:hAnsi="宋体" w:eastAsia="宋体" w:cs="宋体"/>
        </w:rPr>
      </w:pPr>
      <w:r>
        <w:rPr>
          <w:rFonts w:hint="eastAsia" w:ascii="宋体" w:hAnsi="宋体" w:eastAsia="宋体" w:cs="宋体"/>
        </w:rPr>
        <w:t>描述：所有用户可通过该功能查询商品，可以通过商品名称搜索</w:t>
      </w:r>
    </w:p>
    <w:p w14:paraId="52C0B5C2">
      <w:pPr>
        <w:pStyle w:val="24"/>
        <w:ind w:left="360" w:firstLine="0" w:firstLineChars="0"/>
        <w:rPr>
          <w:rFonts w:hint="eastAsia" w:ascii="宋体" w:hAnsi="宋体" w:eastAsia="宋体" w:cs="宋体"/>
        </w:rPr>
      </w:pPr>
      <w:r>
        <w:rPr>
          <w:rFonts w:hint="eastAsia" w:ascii="宋体" w:hAnsi="宋体" w:eastAsia="宋体" w:cs="宋体"/>
        </w:rPr>
        <w:t>参与者：用户，管理员</w:t>
      </w:r>
    </w:p>
    <w:p w14:paraId="4609BC87">
      <w:pPr>
        <w:pStyle w:val="24"/>
        <w:ind w:left="360" w:firstLine="0" w:firstLineChars="0"/>
        <w:rPr>
          <w:rFonts w:hint="eastAsia" w:ascii="宋体" w:hAnsi="宋体" w:eastAsia="宋体" w:cs="宋体"/>
        </w:rPr>
      </w:pPr>
      <w:r>
        <w:rPr>
          <w:rFonts w:hint="eastAsia" w:ascii="宋体" w:hAnsi="宋体" w:eastAsia="宋体" w:cs="宋体"/>
        </w:rPr>
        <w:t>前置条件：用户或</w:t>
      </w:r>
      <w:r>
        <w:rPr>
          <w:rFonts w:hint="eastAsia" w:ascii="宋体" w:hAnsi="宋体" w:eastAsia="宋体"/>
        </w:rPr>
        <w:t>管理员已在本系统登录，商品信息存在</w:t>
      </w:r>
    </w:p>
    <w:p w14:paraId="7E9253D7">
      <w:pPr>
        <w:pStyle w:val="24"/>
        <w:ind w:left="360" w:firstLine="0" w:firstLineChars="0"/>
        <w:rPr>
          <w:rFonts w:hint="eastAsia" w:ascii="宋体" w:hAnsi="宋体" w:eastAsia="宋体" w:cs="宋体"/>
        </w:rPr>
      </w:pPr>
      <w:r>
        <w:rPr>
          <w:rFonts w:hint="eastAsia" w:ascii="宋体" w:hAnsi="宋体" w:eastAsia="宋体" w:cs="宋体"/>
        </w:rPr>
        <w:t>活动图：</w:t>
      </w:r>
    </w:p>
    <w:p w14:paraId="4EA76647">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990975" cy="3947160"/>
            <wp:effectExtent l="0" t="0" r="9525" b="2540"/>
            <wp:docPr id="2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6"/>
                    <pic:cNvPicPr>
                      <a:picLocks noChangeAspect="1"/>
                    </pic:cNvPicPr>
                  </pic:nvPicPr>
                  <pic:blipFill>
                    <a:blip r:embed="rId22"/>
                    <a:stretch>
                      <a:fillRect/>
                    </a:stretch>
                  </pic:blipFill>
                  <pic:spPr>
                    <a:xfrm>
                      <a:off x="0" y="0"/>
                      <a:ext cx="3990975" cy="3947160"/>
                    </a:xfrm>
                    <a:prstGeom prst="rect">
                      <a:avLst/>
                    </a:prstGeom>
                    <a:noFill/>
                    <a:ln w="9525">
                      <a:noFill/>
                    </a:ln>
                  </pic:spPr>
                </pic:pic>
              </a:graphicData>
            </a:graphic>
          </wp:inline>
        </w:drawing>
      </w:r>
    </w:p>
    <w:p w14:paraId="070B7F59">
      <w:pPr>
        <w:pStyle w:val="6"/>
        <w:jc w:val="center"/>
        <w:rPr>
          <w:rFonts w:hint="eastAsia" w:ascii="宋体" w:hAnsi="宋体" w:cs="宋体"/>
          <w:sz w:val="24"/>
          <w:szCs w:val="24"/>
        </w:rPr>
      </w:pPr>
      <w:r>
        <w:t>图 1</w:t>
      </w:r>
      <w:r>
        <w:rPr>
          <w:rFonts w:hint="eastAsia"/>
        </w:rPr>
        <w:t>.4.16 查询商品用例图</w:t>
      </w:r>
    </w:p>
    <w:p w14:paraId="5F212CBB"/>
    <w:p w14:paraId="16BDF301">
      <w:pPr>
        <w:pStyle w:val="5"/>
        <w:rPr>
          <w:rFonts w:hint="eastAsia" w:ascii="宋体" w:hAnsi="宋体"/>
          <w:szCs w:val="21"/>
        </w:rPr>
      </w:pPr>
      <w:r>
        <w:rPr>
          <w:rFonts w:ascii="宋体" w:hAnsi="宋体"/>
          <w:szCs w:val="21"/>
        </w:rPr>
        <w:t>1.4.</w:t>
      </w:r>
      <w:r>
        <w:rPr>
          <w:rFonts w:hint="eastAsia" w:ascii="宋体" w:hAnsi="宋体"/>
          <w:szCs w:val="21"/>
        </w:rPr>
        <w:t>15发起订单</w:t>
      </w:r>
    </w:p>
    <w:p w14:paraId="10202484">
      <w:pPr>
        <w:pStyle w:val="24"/>
        <w:ind w:left="360" w:firstLine="0" w:firstLineChars="0"/>
        <w:rPr>
          <w:rFonts w:hint="eastAsia" w:ascii="宋体" w:hAnsi="宋体" w:eastAsia="宋体" w:cs="宋体"/>
        </w:rPr>
      </w:pPr>
      <w:r>
        <w:rPr>
          <w:rFonts w:hint="eastAsia" w:ascii="宋体" w:hAnsi="宋体" w:eastAsia="宋体" w:cs="宋体"/>
        </w:rPr>
        <w:t>用例名：发起订单</w:t>
      </w:r>
    </w:p>
    <w:p w14:paraId="3C258371">
      <w:pPr>
        <w:pStyle w:val="24"/>
        <w:ind w:left="360" w:firstLine="0" w:firstLineChars="0"/>
        <w:rPr>
          <w:rFonts w:hint="eastAsia" w:ascii="宋体" w:hAnsi="宋体" w:eastAsia="宋体" w:cs="宋体"/>
        </w:rPr>
      </w:pPr>
      <w:r>
        <w:rPr>
          <w:rFonts w:hint="eastAsia" w:ascii="宋体" w:hAnsi="宋体" w:eastAsia="宋体" w:cs="宋体"/>
        </w:rPr>
        <w:t>描述：用户填写商品和数量后发起订单</w:t>
      </w:r>
    </w:p>
    <w:p w14:paraId="06305554">
      <w:pPr>
        <w:pStyle w:val="24"/>
        <w:ind w:left="360" w:firstLine="0" w:firstLineChars="0"/>
        <w:rPr>
          <w:rFonts w:hint="eastAsia" w:ascii="宋体" w:hAnsi="宋体" w:eastAsia="宋体" w:cs="宋体"/>
        </w:rPr>
      </w:pPr>
      <w:r>
        <w:rPr>
          <w:rFonts w:hint="eastAsia" w:ascii="宋体" w:hAnsi="宋体" w:eastAsia="宋体" w:cs="宋体"/>
        </w:rPr>
        <w:t>参与者：用户</w:t>
      </w:r>
    </w:p>
    <w:p w14:paraId="074631BD">
      <w:pPr>
        <w:pStyle w:val="24"/>
        <w:ind w:left="360" w:firstLine="0" w:firstLineChars="0"/>
        <w:rPr>
          <w:rFonts w:hint="eastAsia" w:ascii="宋体" w:hAnsi="宋体" w:eastAsia="宋体"/>
        </w:rPr>
      </w:pPr>
      <w:r>
        <w:rPr>
          <w:rFonts w:hint="eastAsia" w:ascii="宋体" w:hAnsi="宋体" w:eastAsia="宋体" w:cs="宋体"/>
        </w:rPr>
        <w:t>前置条件：</w:t>
      </w:r>
      <w:r>
        <w:rPr>
          <w:rFonts w:hint="eastAsia" w:ascii="宋体" w:hAnsi="宋体" w:eastAsia="宋体"/>
        </w:rPr>
        <w:t>用户已登录，并选择相应的商品</w:t>
      </w:r>
    </w:p>
    <w:p w14:paraId="2AEED84F">
      <w:pPr>
        <w:pStyle w:val="24"/>
        <w:ind w:left="360" w:firstLine="0" w:firstLineChars="0"/>
        <w:rPr>
          <w:rFonts w:hint="eastAsia" w:ascii="宋体" w:hAnsi="宋体" w:eastAsia="宋体" w:cs="宋体"/>
        </w:rPr>
      </w:pPr>
      <w:r>
        <w:rPr>
          <w:rFonts w:hint="eastAsia" w:ascii="宋体" w:hAnsi="宋体" w:eastAsia="宋体" w:cs="宋体"/>
        </w:rPr>
        <w:t>活动图：</w:t>
      </w:r>
    </w:p>
    <w:p w14:paraId="27ED0E77">
      <w:pPr>
        <w:pStyle w:val="24"/>
        <w:ind w:left="360" w:firstLine="0" w:firstLineChars="0"/>
        <w:rPr>
          <w:rFonts w:hint="eastAsia" w:ascii="宋体" w:hAnsi="宋体" w:eastAsia="宋体" w:cs="宋体"/>
        </w:rPr>
      </w:pPr>
    </w:p>
    <w:p w14:paraId="4C50B4CF">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1860550" cy="3001645"/>
            <wp:effectExtent l="0" t="0" r="6350" b="825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23"/>
                    <a:stretch>
                      <a:fillRect/>
                    </a:stretch>
                  </pic:blipFill>
                  <pic:spPr>
                    <a:xfrm>
                      <a:off x="0" y="0"/>
                      <a:ext cx="1860550" cy="3001645"/>
                    </a:xfrm>
                    <a:prstGeom prst="rect">
                      <a:avLst/>
                    </a:prstGeom>
                    <a:noFill/>
                    <a:ln w="9525">
                      <a:noFill/>
                    </a:ln>
                  </pic:spPr>
                </pic:pic>
              </a:graphicData>
            </a:graphic>
          </wp:inline>
        </w:drawing>
      </w:r>
    </w:p>
    <w:p w14:paraId="4F355146">
      <w:pPr>
        <w:pStyle w:val="6"/>
        <w:jc w:val="center"/>
        <w:rPr>
          <w:rFonts w:hint="eastAsia" w:ascii="宋体" w:hAnsi="宋体" w:cs="宋体"/>
          <w:sz w:val="24"/>
          <w:szCs w:val="24"/>
        </w:rPr>
      </w:pPr>
      <w:r>
        <w:t>图 1</w:t>
      </w:r>
      <w:r>
        <w:rPr>
          <w:rFonts w:hint="eastAsia"/>
        </w:rPr>
        <w:t>.4.15 发起订单用例图</w:t>
      </w:r>
    </w:p>
    <w:p w14:paraId="4B7BCFBB">
      <w:pPr>
        <w:pStyle w:val="5"/>
        <w:rPr>
          <w:rFonts w:hint="eastAsia" w:ascii="宋体" w:hAnsi="宋体"/>
          <w:szCs w:val="21"/>
        </w:rPr>
      </w:pPr>
      <w:r>
        <w:rPr>
          <w:rFonts w:ascii="宋体" w:hAnsi="宋体"/>
          <w:szCs w:val="21"/>
        </w:rPr>
        <w:t>1.4.</w:t>
      </w:r>
      <w:r>
        <w:rPr>
          <w:rFonts w:hint="eastAsia" w:ascii="宋体" w:hAnsi="宋体"/>
          <w:szCs w:val="21"/>
        </w:rPr>
        <w:t>16查询订单</w:t>
      </w:r>
    </w:p>
    <w:p w14:paraId="67DD28F3">
      <w:pPr>
        <w:pStyle w:val="24"/>
        <w:ind w:left="360" w:firstLine="0" w:firstLineChars="0"/>
        <w:rPr>
          <w:rFonts w:hint="eastAsia" w:ascii="宋体" w:hAnsi="宋体" w:eastAsia="宋体" w:cs="宋体"/>
        </w:rPr>
      </w:pPr>
      <w:r>
        <w:rPr>
          <w:rFonts w:hint="eastAsia" w:ascii="宋体" w:hAnsi="宋体" w:eastAsia="宋体" w:cs="宋体"/>
        </w:rPr>
        <w:t>用例名：查询订单</w:t>
      </w:r>
    </w:p>
    <w:p w14:paraId="2A78E153">
      <w:pPr>
        <w:pStyle w:val="24"/>
        <w:ind w:left="360" w:firstLine="0" w:firstLineChars="0"/>
        <w:rPr>
          <w:rFonts w:hint="eastAsia" w:ascii="宋体" w:hAnsi="宋体" w:eastAsia="宋体" w:cs="宋体"/>
        </w:rPr>
      </w:pPr>
      <w:r>
        <w:rPr>
          <w:rFonts w:hint="eastAsia" w:ascii="宋体" w:hAnsi="宋体" w:eastAsia="宋体" w:cs="宋体"/>
        </w:rPr>
        <w:t>描述：管理员可通过该功能查询所有订单，用户可以查询增加的订单，可以通过商品名称搜索</w:t>
      </w:r>
    </w:p>
    <w:p w14:paraId="7A68E7F8">
      <w:pPr>
        <w:pStyle w:val="24"/>
        <w:ind w:left="360" w:firstLine="0" w:firstLineChars="0"/>
        <w:rPr>
          <w:rFonts w:hint="eastAsia" w:ascii="宋体" w:hAnsi="宋体" w:eastAsia="宋体" w:cs="宋体"/>
        </w:rPr>
      </w:pPr>
      <w:r>
        <w:rPr>
          <w:rFonts w:hint="eastAsia" w:ascii="宋体" w:hAnsi="宋体" w:eastAsia="宋体" w:cs="宋体"/>
        </w:rPr>
        <w:t>参与者：用户，管理员</w:t>
      </w:r>
    </w:p>
    <w:p w14:paraId="2598057D">
      <w:pPr>
        <w:pStyle w:val="24"/>
        <w:ind w:left="360" w:firstLine="0" w:firstLineChars="0"/>
        <w:rPr>
          <w:rFonts w:hint="eastAsia" w:ascii="宋体" w:hAnsi="宋体" w:eastAsia="宋体"/>
        </w:rPr>
      </w:pPr>
      <w:r>
        <w:rPr>
          <w:rFonts w:hint="eastAsia" w:ascii="宋体" w:hAnsi="宋体" w:eastAsia="宋体" w:cs="宋体"/>
        </w:rPr>
        <w:t>前置条件：</w:t>
      </w:r>
      <w:r>
        <w:rPr>
          <w:rFonts w:hint="eastAsia" w:ascii="宋体" w:hAnsi="宋体" w:eastAsia="宋体"/>
        </w:rPr>
        <w:t>用户或管理员已登录，且订单信息存在</w:t>
      </w:r>
    </w:p>
    <w:p w14:paraId="54175191">
      <w:pPr>
        <w:pStyle w:val="24"/>
        <w:ind w:left="360" w:firstLine="0" w:firstLineChars="0"/>
        <w:rPr>
          <w:rFonts w:hint="eastAsia" w:ascii="宋体" w:hAnsi="宋体" w:eastAsia="宋体" w:cs="宋体"/>
        </w:rPr>
      </w:pPr>
      <w:r>
        <w:rPr>
          <w:rFonts w:hint="eastAsia" w:ascii="宋体" w:hAnsi="宋体" w:eastAsia="宋体" w:cs="宋体"/>
        </w:rPr>
        <w:t>活动图：</w:t>
      </w:r>
    </w:p>
    <w:p w14:paraId="1DA11A9E">
      <w:pPr>
        <w:pStyle w:val="24"/>
        <w:ind w:left="360" w:firstLine="0" w:firstLineChars="0"/>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293235" cy="3155950"/>
            <wp:effectExtent l="0" t="0" r="12065" b="635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24"/>
                    <a:stretch>
                      <a:fillRect/>
                    </a:stretch>
                  </pic:blipFill>
                  <pic:spPr>
                    <a:xfrm>
                      <a:off x="0" y="0"/>
                      <a:ext cx="4293235" cy="3155950"/>
                    </a:xfrm>
                    <a:prstGeom prst="rect">
                      <a:avLst/>
                    </a:prstGeom>
                    <a:noFill/>
                    <a:ln w="9525">
                      <a:noFill/>
                    </a:ln>
                  </pic:spPr>
                </pic:pic>
              </a:graphicData>
            </a:graphic>
          </wp:inline>
        </w:drawing>
      </w:r>
    </w:p>
    <w:p w14:paraId="4886EB4D">
      <w:pPr>
        <w:pStyle w:val="6"/>
        <w:ind w:left="360"/>
        <w:jc w:val="center"/>
        <w:rPr>
          <w:rFonts w:hint="eastAsia" w:ascii="宋体" w:hAnsi="宋体" w:eastAsia="宋体" w:cs="宋体"/>
          <w:sz w:val="24"/>
          <w:szCs w:val="24"/>
        </w:rPr>
      </w:pPr>
      <w:r>
        <w:t>图 1</w:t>
      </w:r>
      <w:r>
        <w:rPr>
          <w:rFonts w:hint="eastAsia"/>
        </w:rPr>
        <w:t>.4.16 查询订单用例图</w:t>
      </w:r>
    </w:p>
    <w:p w14:paraId="7AFDC2E2"/>
    <w:p w14:paraId="742A571A"/>
    <w:p w14:paraId="175C7C28">
      <w:pPr>
        <w:pStyle w:val="5"/>
        <w:rPr>
          <w:rFonts w:hint="eastAsia" w:ascii="宋体" w:hAnsi="宋体"/>
          <w:szCs w:val="21"/>
        </w:rPr>
      </w:pPr>
      <w:r>
        <w:rPr>
          <w:rFonts w:ascii="宋体" w:hAnsi="宋体"/>
          <w:szCs w:val="21"/>
        </w:rPr>
        <w:t>1.4.</w:t>
      </w:r>
      <w:r>
        <w:rPr>
          <w:rFonts w:hint="eastAsia" w:ascii="宋体" w:hAnsi="宋体"/>
          <w:szCs w:val="21"/>
        </w:rPr>
        <w:t>17</w:t>
      </w:r>
      <w:r>
        <w:rPr>
          <w:rFonts w:hint="eastAsia" w:ascii="宋体" w:hAnsi="宋体"/>
          <w:szCs w:val="21"/>
          <w:lang w:val="en-US" w:eastAsia="zh-CN"/>
        </w:rPr>
        <w:t>删除</w:t>
      </w:r>
      <w:r>
        <w:rPr>
          <w:rFonts w:hint="eastAsia" w:ascii="宋体" w:hAnsi="宋体"/>
          <w:szCs w:val="21"/>
        </w:rPr>
        <w:t>订单</w:t>
      </w:r>
    </w:p>
    <w:p w14:paraId="5213B9CF">
      <w:pPr>
        <w:pStyle w:val="24"/>
        <w:ind w:left="360" w:firstLine="0" w:firstLineChars="0"/>
        <w:rPr>
          <w:rFonts w:hint="eastAsia" w:ascii="宋体" w:hAnsi="宋体" w:eastAsia="宋体" w:cs="宋体"/>
        </w:rPr>
      </w:pPr>
      <w:r>
        <w:rPr>
          <w:rFonts w:hint="eastAsia" w:ascii="宋体" w:hAnsi="宋体" w:eastAsia="宋体" w:cs="宋体"/>
        </w:rPr>
        <w:t>用例名：</w:t>
      </w:r>
      <w:r>
        <w:rPr>
          <w:rFonts w:hint="eastAsia" w:ascii="宋体" w:hAnsi="宋体" w:eastAsia="宋体" w:cs="宋体"/>
          <w:lang w:val="en-US" w:eastAsia="zh-CN"/>
        </w:rPr>
        <w:t>删除</w:t>
      </w:r>
      <w:r>
        <w:rPr>
          <w:rFonts w:hint="eastAsia" w:ascii="宋体" w:hAnsi="宋体" w:eastAsia="宋体" w:cs="宋体"/>
        </w:rPr>
        <w:t>订单</w:t>
      </w:r>
    </w:p>
    <w:p w14:paraId="59CC2BA4">
      <w:pPr>
        <w:pStyle w:val="24"/>
        <w:ind w:left="360" w:firstLine="0" w:firstLineChars="0"/>
        <w:rPr>
          <w:rFonts w:hint="eastAsia" w:ascii="宋体" w:hAnsi="宋体" w:eastAsia="宋体" w:cs="宋体"/>
        </w:rPr>
      </w:pPr>
      <w:r>
        <w:rPr>
          <w:rFonts w:hint="eastAsia" w:ascii="宋体" w:hAnsi="宋体" w:eastAsia="宋体" w:cs="宋体"/>
        </w:rPr>
        <w:t>描述：用户订单</w:t>
      </w:r>
      <w:r>
        <w:rPr>
          <w:rFonts w:hint="eastAsia" w:ascii="宋体" w:hAnsi="宋体" w:eastAsia="宋体" w:cs="宋体"/>
          <w:lang w:val="en-US" w:eastAsia="zh-CN"/>
        </w:rPr>
        <w:t>受理或取消</w:t>
      </w:r>
      <w:r>
        <w:rPr>
          <w:rFonts w:hint="eastAsia" w:ascii="宋体" w:hAnsi="宋体" w:eastAsia="宋体" w:cs="宋体"/>
        </w:rPr>
        <w:t>后可以</w:t>
      </w:r>
      <w:r>
        <w:rPr>
          <w:rFonts w:hint="eastAsia" w:ascii="宋体" w:hAnsi="宋体" w:eastAsia="宋体" w:cs="宋体"/>
          <w:lang w:val="en-US" w:eastAsia="zh-CN"/>
        </w:rPr>
        <w:t>删除</w:t>
      </w:r>
      <w:r>
        <w:rPr>
          <w:rFonts w:hint="eastAsia" w:ascii="宋体" w:hAnsi="宋体" w:eastAsia="宋体" w:cs="宋体"/>
        </w:rPr>
        <w:t>订单</w:t>
      </w:r>
    </w:p>
    <w:p w14:paraId="08B30C92">
      <w:pPr>
        <w:pStyle w:val="24"/>
        <w:ind w:left="360" w:firstLine="0" w:firstLineChars="0"/>
        <w:rPr>
          <w:rFonts w:hint="eastAsia" w:ascii="宋体" w:hAnsi="宋体" w:eastAsia="宋体" w:cs="宋体"/>
        </w:rPr>
      </w:pPr>
      <w:r>
        <w:rPr>
          <w:rFonts w:hint="eastAsia" w:ascii="宋体" w:hAnsi="宋体" w:eastAsia="宋体" w:cs="宋体"/>
        </w:rPr>
        <w:t>参与者：</w:t>
      </w:r>
      <w:r>
        <w:rPr>
          <w:rFonts w:hint="eastAsia" w:ascii="宋体" w:hAnsi="宋体" w:eastAsia="宋体" w:cs="宋体"/>
          <w:lang w:val="en-US" w:eastAsia="zh-CN"/>
        </w:rPr>
        <w:t>所有</w:t>
      </w:r>
      <w:r>
        <w:rPr>
          <w:rFonts w:hint="eastAsia" w:ascii="宋体" w:hAnsi="宋体" w:eastAsia="宋体" w:cs="宋体"/>
        </w:rPr>
        <w:t>用户</w:t>
      </w:r>
    </w:p>
    <w:p w14:paraId="57F5F648">
      <w:pPr>
        <w:pStyle w:val="24"/>
        <w:ind w:left="360" w:firstLine="0" w:firstLineChars="0"/>
        <w:rPr>
          <w:rFonts w:hint="default" w:ascii="宋体" w:hAnsi="宋体" w:eastAsia="宋体"/>
          <w:lang w:val="en-US" w:eastAsia="zh-CN"/>
        </w:rPr>
      </w:pPr>
      <w:r>
        <w:rPr>
          <w:rFonts w:hint="eastAsia" w:ascii="宋体" w:hAnsi="宋体" w:eastAsia="宋体" w:cs="宋体"/>
        </w:rPr>
        <w:t>前置条件：</w:t>
      </w:r>
      <w:r>
        <w:rPr>
          <w:rFonts w:hint="eastAsia" w:ascii="宋体" w:hAnsi="宋体" w:eastAsia="宋体"/>
        </w:rPr>
        <w:t>用户已发起订单，且订单</w:t>
      </w:r>
      <w:r>
        <w:rPr>
          <w:rFonts w:hint="eastAsia" w:ascii="宋体" w:hAnsi="宋体" w:eastAsia="宋体"/>
          <w:lang w:val="en-US" w:eastAsia="zh-CN"/>
        </w:rPr>
        <w:t>状态是不是“未受理”</w:t>
      </w:r>
    </w:p>
    <w:p w14:paraId="11F61FAC">
      <w:pPr>
        <w:pStyle w:val="24"/>
        <w:ind w:left="360" w:firstLine="0" w:firstLineChars="0"/>
        <w:rPr>
          <w:rFonts w:hint="eastAsia" w:ascii="宋体" w:hAnsi="宋体" w:eastAsia="宋体" w:cs="宋体"/>
        </w:rPr>
      </w:pPr>
      <w:r>
        <w:rPr>
          <w:rFonts w:hint="eastAsia" w:ascii="宋体" w:hAnsi="宋体" w:eastAsia="宋体" w:cs="宋体"/>
        </w:rPr>
        <w:t>活动图：</w:t>
      </w:r>
    </w:p>
    <w:p w14:paraId="17A9D740">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72000" cy="4027170"/>
            <wp:effectExtent l="0" t="0" r="0" b="1143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25"/>
                    <a:stretch>
                      <a:fillRect/>
                    </a:stretch>
                  </pic:blipFill>
                  <pic:spPr>
                    <a:xfrm>
                      <a:off x="0" y="0"/>
                      <a:ext cx="4572000" cy="4027170"/>
                    </a:xfrm>
                    <a:prstGeom prst="rect">
                      <a:avLst/>
                    </a:prstGeom>
                    <a:noFill/>
                    <a:ln w="9525">
                      <a:noFill/>
                    </a:ln>
                  </pic:spPr>
                </pic:pic>
              </a:graphicData>
            </a:graphic>
          </wp:inline>
        </w:drawing>
      </w:r>
    </w:p>
    <w:p w14:paraId="1CA22DCB">
      <w:pPr>
        <w:pStyle w:val="6"/>
        <w:jc w:val="center"/>
        <w:rPr>
          <w:rFonts w:hint="eastAsia" w:ascii="宋体" w:hAnsi="宋体" w:eastAsia="宋体" w:cs="宋体"/>
          <w:sz w:val="24"/>
          <w:szCs w:val="24"/>
        </w:rPr>
      </w:pPr>
      <w:r>
        <w:t>图 1</w:t>
      </w:r>
      <w:r>
        <w:rPr>
          <w:rFonts w:hint="eastAsia"/>
        </w:rPr>
        <w:t xml:space="preserve">.4.17 </w:t>
      </w:r>
      <w:r>
        <w:rPr>
          <w:rFonts w:hint="eastAsia"/>
          <w:lang w:val="en-US" w:eastAsia="zh-CN"/>
        </w:rPr>
        <w:t>删除</w:t>
      </w:r>
      <w:r>
        <w:rPr>
          <w:rFonts w:hint="eastAsia"/>
        </w:rPr>
        <w:t>订单用例图</w:t>
      </w:r>
    </w:p>
    <w:p w14:paraId="14C38DE1"/>
    <w:p w14:paraId="2D26AF01"/>
    <w:p w14:paraId="40149108">
      <w:pPr>
        <w:pStyle w:val="5"/>
        <w:rPr>
          <w:rFonts w:hint="eastAsia" w:ascii="宋体" w:hAnsi="宋体"/>
          <w:szCs w:val="21"/>
        </w:rPr>
      </w:pPr>
      <w:r>
        <w:rPr>
          <w:rFonts w:ascii="宋体" w:hAnsi="宋体"/>
          <w:szCs w:val="21"/>
        </w:rPr>
        <w:t>1.4.</w:t>
      </w:r>
      <w:r>
        <w:rPr>
          <w:rFonts w:hint="eastAsia" w:ascii="宋体" w:hAnsi="宋体"/>
          <w:szCs w:val="21"/>
        </w:rPr>
        <w:t>18</w:t>
      </w:r>
      <w:r>
        <w:rPr>
          <w:rFonts w:hint="eastAsia" w:ascii="宋体" w:hAnsi="宋体"/>
          <w:szCs w:val="21"/>
          <w:lang w:val="en-US" w:eastAsia="zh-CN"/>
        </w:rPr>
        <w:t>修改</w:t>
      </w:r>
      <w:r>
        <w:rPr>
          <w:rFonts w:hint="eastAsia" w:ascii="宋体" w:hAnsi="宋体"/>
          <w:szCs w:val="21"/>
        </w:rPr>
        <w:t>订单</w:t>
      </w:r>
    </w:p>
    <w:p w14:paraId="700CA74F">
      <w:pPr>
        <w:pStyle w:val="24"/>
        <w:ind w:left="360" w:firstLine="0" w:firstLineChars="0"/>
        <w:rPr>
          <w:rFonts w:hint="eastAsia" w:ascii="宋体" w:hAnsi="宋体" w:eastAsia="宋体" w:cs="宋体"/>
        </w:rPr>
      </w:pPr>
      <w:r>
        <w:rPr>
          <w:rFonts w:hint="eastAsia" w:ascii="宋体" w:hAnsi="宋体" w:eastAsia="宋体" w:cs="宋体"/>
        </w:rPr>
        <w:t>用例名：</w:t>
      </w:r>
      <w:r>
        <w:rPr>
          <w:rFonts w:hint="eastAsia" w:ascii="宋体" w:hAnsi="宋体" w:eastAsia="宋体" w:cs="宋体"/>
          <w:lang w:val="en-US" w:eastAsia="zh-CN"/>
        </w:rPr>
        <w:t>修改</w:t>
      </w:r>
      <w:r>
        <w:rPr>
          <w:rFonts w:hint="eastAsia" w:ascii="宋体" w:hAnsi="宋体" w:eastAsia="宋体" w:cs="宋体"/>
        </w:rPr>
        <w:t>订单</w:t>
      </w:r>
    </w:p>
    <w:p w14:paraId="307B85E0">
      <w:pPr>
        <w:pStyle w:val="24"/>
        <w:ind w:left="360" w:firstLine="0" w:firstLineChars="0"/>
        <w:rPr>
          <w:rFonts w:hint="default" w:ascii="宋体" w:hAnsi="宋体" w:eastAsia="宋体" w:cs="宋体"/>
          <w:lang w:val="en-US" w:eastAsia="zh-CN"/>
        </w:rPr>
      </w:pPr>
      <w:r>
        <w:rPr>
          <w:rFonts w:hint="eastAsia" w:ascii="宋体" w:hAnsi="宋体" w:eastAsia="宋体" w:cs="宋体"/>
        </w:rPr>
        <w:t>描述：用户发起订单后可以</w:t>
      </w:r>
      <w:r>
        <w:rPr>
          <w:rFonts w:hint="eastAsia" w:ascii="宋体" w:hAnsi="宋体" w:eastAsia="宋体" w:cs="宋体"/>
          <w:lang w:val="en-US" w:eastAsia="zh-CN"/>
        </w:rPr>
        <w:t>修改</w:t>
      </w:r>
      <w:r>
        <w:rPr>
          <w:rFonts w:hint="eastAsia" w:ascii="宋体" w:hAnsi="宋体" w:eastAsia="宋体" w:cs="宋体"/>
        </w:rPr>
        <w:t>订单</w:t>
      </w:r>
      <w:r>
        <w:rPr>
          <w:rFonts w:hint="eastAsia" w:ascii="宋体" w:hAnsi="宋体" w:eastAsia="宋体" w:cs="宋体"/>
          <w:lang w:eastAsia="zh-CN"/>
        </w:rPr>
        <w:t>，</w:t>
      </w:r>
      <w:r>
        <w:rPr>
          <w:rFonts w:hint="eastAsia" w:ascii="宋体" w:hAnsi="宋体" w:eastAsia="宋体" w:cs="宋体"/>
          <w:lang w:val="en-US" w:eastAsia="zh-CN"/>
        </w:rPr>
        <w:t>管理员可以修改所有用户的订单</w:t>
      </w:r>
    </w:p>
    <w:p w14:paraId="0DCBA5BD">
      <w:pPr>
        <w:pStyle w:val="24"/>
        <w:ind w:left="360" w:firstLine="0" w:firstLineChars="0"/>
        <w:rPr>
          <w:rFonts w:hint="default" w:ascii="宋体" w:hAnsi="宋体" w:eastAsia="宋体" w:cs="宋体"/>
          <w:lang w:val="en-US" w:eastAsia="zh-CN"/>
        </w:rPr>
      </w:pPr>
      <w:r>
        <w:rPr>
          <w:rFonts w:hint="eastAsia" w:ascii="宋体" w:hAnsi="宋体" w:eastAsia="宋体" w:cs="宋体"/>
        </w:rPr>
        <w:t>参与者：用户</w:t>
      </w:r>
      <w:r>
        <w:rPr>
          <w:rFonts w:hint="eastAsia" w:ascii="宋体" w:hAnsi="宋体" w:eastAsia="宋体" w:cs="宋体"/>
          <w:lang w:eastAsia="zh-CN"/>
        </w:rPr>
        <w:t>，</w:t>
      </w:r>
      <w:r>
        <w:rPr>
          <w:rFonts w:hint="eastAsia" w:ascii="宋体" w:hAnsi="宋体" w:eastAsia="宋体" w:cs="宋体"/>
          <w:lang w:val="en-US" w:eastAsia="zh-CN"/>
        </w:rPr>
        <w:t>管理员</w:t>
      </w:r>
    </w:p>
    <w:p w14:paraId="58A20273">
      <w:pPr>
        <w:pStyle w:val="24"/>
        <w:ind w:left="360" w:firstLine="0" w:firstLineChars="0"/>
        <w:rPr>
          <w:rFonts w:hint="default" w:ascii="宋体" w:hAnsi="宋体" w:eastAsia="宋体"/>
          <w:lang w:val="en-US" w:eastAsia="zh-CN"/>
        </w:rPr>
      </w:pPr>
      <w:r>
        <w:rPr>
          <w:rFonts w:hint="eastAsia" w:ascii="宋体" w:hAnsi="宋体" w:eastAsia="宋体" w:cs="宋体"/>
        </w:rPr>
        <w:t>前置条件：</w:t>
      </w:r>
      <w:r>
        <w:rPr>
          <w:rFonts w:hint="eastAsia" w:ascii="宋体" w:hAnsi="宋体" w:eastAsia="宋体"/>
        </w:rPr>
        <w:t>用户已发起订单</w:t>
      </w:r>
    </w:p>
    <w:p w14:paraId="5A44D7DB">
      <w:pPr>
        <w:pStyle w:val="24"/>
        <w:ind w:left="360" w:firstLine="0" w:firstLineChars="0"/>
        <w:rPr>
          <w:rFonts w:hint="eastAsia" w:ascii="宋体" w:hAnsi="宋体" w:eastAsia="宋体" w:cs="宋体"/>
        </w:rPr>
      </w:pPr>
      <w:r>
        <w:rPr>
          <w:rFonts w:hint="eastAsia" w:ascii="宋体" w:hAnsi="宋体" w:eastAsia="宋体" w:cs="宋体"/>
        </w:rPr>
        <w:t>活动图：</w:t>
      </w:r>
    </w:p>
    <w:p w14:paraId="68036234">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44620" cy="3660775"/>
            <wp:effectExtent l="0" t="0" r="5080" b="952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26"/>
                    <a:stretch>
                      <a:fillRect/>
                    </a:stretch>
                  </pic:blipFill>
                  <pic:spPr>
                    <a:xfrm>
                      <a:off x="0" y="0"/>
                      <a:ext cx="3944620" cy="3660775"/>
                    </a:xfrm>
                    <a:prstGeom prst="rect">
                      <a:avLst/>
                    </a:prstGeom>
                    <a:noFill/>
                    <a:ln w="9525">
                      <a:noFill/>
                    </a:ln>
                  </pic:spPr>
                </pic:pic>
              </a:graphicData>
            </a:graphic>
          </wp:inline>
        </w:drawing>
      </w:r>
    </w:p>
    <w:p w14:paraId="6246B5E6">
      <w:pPr>
        <w:pStyle w:val="6"/>
        <w:jc w:val="center"/>
        <w:rPr>
          <w:rFonts w:hint="eastAsia" w:ascii="宋体" w:hAnsi="宋体" w:eastAsia="宋体" w:cs="宋体"/>
          <w:sz w:val="24"/>
          <w:szCs w:val="24"/>
        </w:rPr>
      </w:pPr>
      <w:r>
        <w:t>图 1</w:t>
      </w:r>
      <w:r>
        <w:rPr>
          <w:rFonts w:hint="eastAsia"/>
        </w:rPr>
        <w:t xml:space="preserve">.4.18 </w:t>
      </w:r>
      <w:r>
        <w:rPr>
          <w:rFonts w:hint="eastAsia"/>
          <w:lang w:val="en-US" w:eastAsia="zh-CN"/>
        </w:rPr>
        <w:t>修改</w:t>
      </w:r>
      <w:r>
        <w:rPr>
          <w:rFonts w:hint="eastAsia"/>
        </w:rPr>
        <w:t>订单用例图</w:t>
      </w:r>
    </w:p>
    <w:p w14:paraId="4D97C7C7">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lang w:val="en-US" w:eastAsia="zh-CN"/>
        </w:rPr>
        <w:t>19</w:t>
      </w:r>
      <w:r>
        <w:rPr>
          <w:rFonts w:hint="eastAsia" w:ascii="宋体" w:hAnsi="宋体"/>
          <w:szCs w:val="21"/>
        </w:rPr>
        <w:t>发表评论</w:t>
      </w:r>
    </w:p>
    <w:p w14:paraId="52D80AB0">
      <w:pPr>
        <w:pStyle w:val="24"/>
        <w:ind w:left="360" w:firstLine="0" w:firstLineChars="0"/>
      </w:pPr>
      <w:r>
        <w:rPr>
          <w:rFonts w:hint="eastAsia"/>
        </w:rPr>
        <w:t>用例名：发表评论</w:t>
      </w:r>
    </w:p>
    <w:p w14:paraId="451EE345">
      <w:pPr>
        <w:pStyle w:val="24"/>
        <w:ind w:left="360" w:firstLine="0" w:firstLineChars="0"/>
      </w:pPr>
      <w:r>
        <w:rPr>
          <w:rFonts w:hint="eastAsia"/>
        </w:rPr>
        <w:t>描述：用户可以对猫咪信息发表评论</w:t>
      </w:r>
    </w:p>
    <w:p w14:paraId="4D01A608">
      <w:pPr>
        <w:pStyle w:val="24"/>
        <w:ind w:left="360" w:firstLine="0" w:firstLineChars="0"/>
      </w:pPr>
      <w:r>
        <w:rPr>
          <w:rFonts w:hint="eastAsia"/>
        </w:rPr>
        <w:t>参与者：用户</w:t>
      </w:r>
    </w:p>
    <w:p w14:paraId="534B642F">
      <w:pPr>
        <w:pStyle w:val="24"/>
        <w:ind w:left="360" w:firstLine="0" w:firstLineChars="0"/>
      </w:pPr>
      <w:r>
        <w:rPr>
          <w:rFonts w:hint="eastAsia"/>
        </w:rPr>
        <w:t>前置条件：用户已在本系统登录且猫咪信息存在</w:t>
      </w:r>
    </w:p>
    <w:p w14:paraId="0E4F52C4">
      <w:pPr>
        <w:pStyle w:val="24"/>
        <w:ind w:left="360" w:firstLine="0" w:firstLineChars="0"/>
      </w:pPr>
      <w:r>
        <w:rPr>
          <w:rFonts w:hint="eastAsia"/>
        </w:rPr>
        <w:t>活动图：</w:t>
      </w:r>
    </w:p>
    <w:p w14:paraId="1426EE11">
      <w:pPr>
        <w:pStyle w:val="24"/>
        <w:ind w:left="360" w:firstLine="0" w:firstLineChars="0"/>
        <w:jc w:val="center"/>
      </w:pPr>
      <w:r>
        <w:drawing>
          <wp:inline distT="0" distB="0" distL="114300" distR="114300">
            <wp:extent cx="2993390" cy="2511425"/>
            <wp:effectExtent l="0" t="0" r="3810" b="317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7"/>
                    <a:stretch>
                      <a:fillRect/>
                    </a:stretch>
                  </pic:blipFill>
                  <pic:spPr>
                    <a:xfrm>
                      <a:off x="0" y="0"/>
                      <a:ext cx="2993390" cy="2511425"/>
                    </a:xfrm>
                    <a:prstGeom prst="rect">
                      <a:avLst/>
                    </a:prstGeom>
                    <a:noFill/>
                    <a:ln>
                      <a:noFill/>
                    </a:ln>
                  </pic:spPr>
                </pic:pic>
              </a:graphicData>
            </a:graphic>
          </wp:inline>
        </w:drawing>
      </w:r>
    </w:p>
    <w:p w14:paraId="3487B2E1">
      <w:pPr>
        <w:pStyle w:val="6"/>
        <w:ind w:left="360"/>
        <w:jc w:val="center"/>
      </w:pPr>
      <w:r>
        <w:t>图 1</w:t>
      </w:r>
      <w:r>
        <w:rPr>
          <w:rFonts w:hint="eastAsia"/>
        </w:rPr>
        <w:t>.4.</w:t>
      </w:r>
      <w:r>
        <w:rPr>
          <w:rFonts w:hint="eastAsia"/>
          <w:lang w:val="en-US" w:eastAsia="zh-CN"/>
        </w:rPr>
        <w:t>19</w:t>
      </w:r>
      <w:r>
        <w:rPr>
          <w:rFonts w:hint="eastAsia"/>
        </w:rPr>
        <w:t xml:space="preserve"> 发表评论用例图</w:t>
      </w:r>
    </w:p>
    <w:p w14:paraId="54E63E20"/>
    <w:p w14:paraId="1FEA2A0B"/>
    <w:p w14:paraId="755BA85B">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lang w:val="en-US" w:eastAsia="zh-CN"/>
        </w:rPr>
        <w:t>0</w:t>
      </w:r>
      <w:r>
        <w:rPr>
          <w:rFonts w:hint="eastAsia" w:ascii="宋体" w:hAnsi="宋体"/>
          <w:szCs w:val="21"/>
        </w:rPr>
        <w:t>删除评论</w:t>
      </w:r>
    </w:p>
    <w:p w14:paraId="5856AC62">
      <w:pPr>
        <w:pStyle w:val="24"/>
        <w:ind w:left="360" w:firstLine="0" w:firstLineChars="0"/>
      </w:pPr>
      <w:r>
        <w:rPr>
          <w:rFonts w:hint="eastAsia"/>
        </w:rPr>
        <w:t>用例名：删除评论</w:t>
      </w:r>
    </w:p>
    <w:p w14:paraId="1020193A">
      <w:pPr>
        <w:pStyle w:val="24"/>
        <w:ind w:left="360" w:firstLine="0" w:firstLineChars="0"/>
      </w:pPr>
      <w:r>
        <w:rPr>
          <w:rFonts w:hint="eastAsia"/>
        </w:rPr>
        <w:t>描述：用户可以将发表过的评论删除，管理员可以删除任意评论</w:t>
      </w:r>
    </w:p>
    <w:p w14:paraId="3A746F95">
      <w:pPr>
        <w:pStyle w:val="24"/>
        <w:ind w:left="360" w:firstLine="0" w:firstLineChars="0"/>
      </w:pPr>
      <w:r>
        <w:rPr>
          <w:rFonts w:hint="eastAsia"/>
        </w:rPr>
        <w:t>参与者：用户、管理员</w:t>
      </w:r>
    </w:p>
    <w:p w14:paraId="1FE972BC">
      <w:pPr>
        <w:pStyle w:val="24"/>
        <w:ind w:left="360" w:firstLine="0" w:firstLineChars="0"/>
      </w:pPr>
      <w:r>
        <w:rPr>
          <w:rFonts w:hint="eastAsia"/>
        </w:rPr>
        <w:t>前置条件：用户已在本系统登录且猫咪信息和评论存在</w:t>
      </w:r>
    </w:p>
    <w:p w14:paraId="59E35456">
      <w:r>
        <w:rPr>
          <w:rFonts w:hint="eastAsia"/>
        </w:rPr>
        <w:t>活动图：</w:t>
      </w:r>
    </w:p>
    <w:p w14:paraId="0127505F">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526280" cy="4700905"/>
            <wp:effectExtent l="0" t="0" r="7620" b="10795"/>
            <wp:docPr id="2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56"/>
                    <pic:cNvPicPr>
                      <a:picLocks noChangeAspect="1"/>
                    </pic:cNvPicPr>
                  </pic:nvPicPr>
                  <pic:blipFill>
                    <a:blip r:embed="rId28"/>
                    <a:stretch>
                      <a:fillRect/>
                    </a:stretch>
                  </pic:blipFill>
                  <pic:spPr>
                    <a:xfrm>
                      <a:off x="0" y="0"/>
                      <a:ext cx="4526280" cy="4700905"/>
                    </a:xfrm>
                    <a:prstGeom prst="rect">
                      <a:avLst/>
                    </a:prstGeom>
                    <a:noFill/>
                    <a:ln w="9525">
                      <a:noFill/>
                    </a:ln>
                  </pic:spPr>
                </pic:pic>
              </a:graphicData>
            </a:graphic>
          </wp:inline>
        </w:drawing>
      </w:r>
    </w:p>
    <w:p w14:paraId="5C42F9EB">
      <w:pPr>
        <w:pStyle w:val="6"/>
        <w:jc w:val="center"/>
      </w:pPr>
      <w:r>
        <w:t>图 1</w:t>
      </w:r>
      <w:r>
        <w:rPr>
          <w:rFonts w:hint="eastAsia"/>
        </w:rPr>
        <w:t>.4.2</w:t>
      </w:r>
      <w:r>
        <w:rPr>
          <w:rFonts w:hint="eastAsia"/>
          <w:lang w:val="en-US" w:eastAsia="zh-CN"/>
        </w:rPr>
        <w:t>0</w:t>
      </w:r>
      <w:r>
        <w:rPr>
          <w:rFonts w:hint="eastAsia"/>
        </w:rPr>
        <w:t xml:space="preserve"> 删除评论用例图</w:t>
      </w:r>
    </w:p>
    <w:p w14:paraId="107A8910"/>
    <w:p w14:paraId="47E8DDD7">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lang w:val="en-US" w:eastAsia="zh-CN"/>
        </w:rPr>
        <w:t>1</w:t>
      </w:r>
      <w:r>
        <w:rPr>
          <w:rFonts w:hint="eastAsia" w:ascii="宋体" w:hAnsi="宋体"/>
          <w:szCs w:val="21"/>
        </w:rPr>
        <w:t>查看评论</w:t>
      </w:r>
    </w:p>
    <w:p w14:paraId="4B934F55">
      <w:pPr>
        <w:pStyle w:val="24"/>
        <w:ind w:left="360" w:firstLine="0" w:firstLineChars="0"/>
      </w:pPr>
      <w:r>
        <w:rPr>
          <w:rFonts w:hint="eastAsia"/>
        </w:rPr>
        <w:t>用例名：查看评论</w:t>
      </w:r>
    </w:p>
    <w:p w14:paraId="6D573BA1">
      <w:pPr>
        <w:pStyle w:val="24"/>
        <w:ind w:left="360" w:firstLine="0" w:firstLineChars="0"/>
      </w:pPr>
      <w:r>
        <w:rPr>
          <w:rFonts w:hint="eastAsia"/>
        </w:rPr>
        <w:t>描述：用户可以查看相关猫咪信息下发表的评论</w:t>
      </w:r>
    </w:p>
    <w:p w14:paraId="469781D4">
      <w:pPr>
        <w:pStyle w:val="24"/>
        <w:ind w:left="360" w:firstLine="0" w:firstLineChars="0"/>
      </w:pPr>
      <w:r>
        <w:rPr>
          <w:rFonts w:hint="eastAsia"/>
        </w:rPr>
        <w:t>参与者：用户、管理员</w:t>
      </w:r>
    </w:p>
    <w:p w14:paraId="3D5C830C">
      <w:pPr>
        <w:pStyle w:val="24"/>
        <w:ind w:left="360" w:firstLine="0" w:firstLineChars="0"/>
      </w:pPr>
      <w:r>
        <w:rPr>
          <w:rFonts w:hint="eastAsia"/>
        </w:rPr>
        <w:t>前置条件：用户已在本系统登录且猫咪信息和评论存在</w:t>
      </w:r>
    </w:p>
    <w:p w14:paraId="211C45D1">
      <w:pPr>
        <w:pStyle w:val="24"/>
        <w:ind w:left="360" w:firstLine="0" w:firstLineChars="0"/>
      </w:pPr>
      <w:r>
        <w:rPr>
          <w:rFonts w:hint="eastAsia"/>
        </w:rPr>
        <w:t>活动图：</w:t>
      </w:r>
    </w:p>
    <w:p w14:paraId="54AF3053">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2560955" cy="2861945"/>
            <wp:effectExtent l="0" t="0" r="4445" b="825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29"/>
                    <a:stretch>
                      <a:fillRect/>
                    </a:stretch>
                  </pic:blipFill>
                  <pic:spPr>
                    <a:xfrm>
                      <a:off x="0" y="0"/>
                      <a:ext cx="2560955" cy="2861945"/>
                    </a:xfrm>
                    <a:prstGeom prst="rect">
                      <a:avLst/>
                    </a:prstGeom>
                    <a:noFill/>
                    <a:ln w="9525">
                      <a:noFill/>
                    </a:ln>
                  </pic:spPr>
                </pic:pic>
              </a:graphicData>
            </a:graphic>
          </wp:inline>
        </w:drawing>
      </w:r>
    </w:p>
    <w:p w14:paraId="5FDDD257">
      <w:pPr>
        <w:pStyle w:val="6"/>
        <w:jc w:val="center"/>
      </w:pPr>
      <w:r>
        <w:t xml:space="preserve">图 </w:t>
      </w:r>
      <w:r>
        <w:fldChar w:fldCharType="begin"/>
      </w:r>
      <w:r>
        <w:instrText xml:space="preserve"> SEQ 图_1 \* ARABIC </w:instrText>
      </w:r>
      <w:r>
        <w:fldChar w:fldCharType="separate"/>
      </w:r>
      <w:r>
        <w:t>2</w:t>
      </w:r>
      <w:r>
        <w:fldChar w:fldCharType="end"/>
      </w:r>
      <w:r>
        <w:rPr>
          <w:rFonts w:hint="eastAsia"/>
        </w:rPr>
        <w:t>.4.2</w:t>
      </w:r>
      <w:r>
        <w:rPr>
          <w:rFonts w:hint="eastAsia"/>
          <w:lang w:val="en-US" w:eastAsia="zh-CN"/>
        </w:rPr>
        <w:t>1</w:t>
      </w:r>
      <w:r>
        <w:rPr>
          <w:rFonts w:hint="eastAsia"/>
        </w:rPr>
        <w:t xml:space="preserve"> 查看评论用例图</w:t>
      </w:r>
    </w:p>
    <w:p w14:paraId="5BDB4CEA"/>
    <w:p w14:paraId="072289C6">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lang w:val="en-US" w:eastAsia="zh-CN"/>
        </w:rPr>
        <w:t>2</w:t>
      </w:r>
      <w:r>
        <w:rPr>
          <w:rFonts w:hint="eastAsia" w:ascii="宋体" w:hAnsi="宋体"/>
          <w:szCs w:val="21"/>
        </w:rPr>
        <w:t>审核评论</w:t>
      </w:r>
    </w:p>
    <w:p w14:paraId="530C1F76">
      <w:pPr>
        <w:pStyle w:val="24"/>
        <w:ind w:left="360" w:firstLine="0" w:firstLineChars="0"/>
      </w:pPr>
      <w:r>
        <w:rPr>
          <w:rFonts w:hint="eastAsia"/>
        </w:rPr>
        <w:t>用例名：审核评论</w:t>
      </w:r>
    </w:p>
    <w:p w14:paraId="131FC3FE">
      <w:pPr>
        <w:pStyle w:val="24"/>
        <w:ind w:left="360" w:firstLine="0" w:firstLineChars="0"/>
      </w:pPr>
      <w:r>
        <w:rPr>
          <w:rFonts w:hint="eastAsia"/>
        </w:rPr>
        <w:t>描述：管理员需要对普通用户发布的评论进行审核，审核通过则可以成功发布，否则发布失败。</w:t>
      </w:r>
    </w:p>
    <w:p w14:paraId="44AE9DBF">
      <w:pPr>
        <w:pStyle w:val="24"/>
        <w:ind w:left="360" w:firstLine="0" w:firstLineChars="0"/>
      </w:pPr>
      <w:r>
        <w:rPr>
          <w:rFonts w:hint="eastAsia"/>
        </w:rPr>
        <w:t>参与者：管理员</w:t>
      </w:r>
    </w:p>
    <w:p w14:paraId="79E6843F">
      <w:pPr>
        <w:pStyle w:val="24"/>
        <w:ind w:left="360" w:firstLine="0" w:firstLineChars="0"/>
      </w:pPr>
      <w:r>
        <w:rPr>
          <w:rFonts w:hint="eastAsia"/>
        </w:rPr>
        <w:t>前置条件：用户已在本系统登录且发布了评论</w:t>
      </w:r>
    </w:p>
    <w:p w14:paraId="1B6C5941">
      <w:pPr>
        <w:pStyle w:val="24"/>
        <w:ind w:left="360" w:firstLine="0" w:firstLineChars="0"/>
      </w:pPr>
      <w:r>
        <w:rPr>
          <w:rFonts w:hint="eastAsia"/>
        </w:rPr>
        <w:t>活动图：</w:t>
      </w:r>
    </w:p>
    <w:p w14:paraId="26A8C98A">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306445" cy="3129915"/>
            <wp:effectExtent l="0" t="0" r="8255" b="6985"/>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30"/>
                    <a:stretch>
                      <a:fillRect/>
                    </a:stretch>
                  </pic:blipFill>
                  <pic:spPr>
                    <a:xfrm>
                      <a:off x="0" y="0"/>
                      <a:ext cx="3306445" cy="3129915"/>
                    </a:xfrm>
                    <a:prstGeom prst="rect">
                      <a:avLst/>
                    </a:prstGeom>
                    <a:noFill/>
                    <a:ln w="9525">
                      <a:noFill/>
                    </a:ln>
                  </pic:spPr>
                </pic:pic>
              </a:graphicData>
            </a:graphic>
          </wp:inline>
        </w:drawing>
      </w:r>
    </w:p>
    <w:p w14:paraId="34486C14">
      <w:pPr>
        <w:pStyle w:val="6"/>
        <w:jc w:val="center"/>
        <w:rPr>
          <w:rFonts w:hint="eastAsia" w:ascii="宋体" w:hAnsi="宋体" w:cs="宋体"/>
          <w:sz w:val="24"/>
          <w:szCs w:val="24"/>
        </w:rPr>
      </w:pPr>
      <w:r>
        <w:t>图 1</w:t>
      </w:r>
      <w:r>
        <w:rPr>
          <w:rFonts w:hint="eastAsia"/>
        </w:rPr>
        <w:t>.4.2</w:t>
      </w:r>
      <w:r>
        <w:rPr>
          <w:rFonts w:hint="eastAsia"/>
          <w:lang w:val="en-US" w:eastAsia="zh-CN"/>
        </w:rPr>
        <w:t>2</w:t>
      </w:r>
      <w:r>
        <w:rPr>
          <w:rFonts w:hint="eastAsia"/>
        </w:rPr>
        <w:t xml:space="preserve"> 审核评论用例图</w:t>
      </w:r>
    </w:p>
    <w:p w14:paraId="596716E7"/>
    <w:p w14:paraId="62E67B60">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lang w:val="en-US" w:eastAsia="zh-CN"/>
        </w:rPr>
        <w:t>3</w:t>
      </w:r>
      <w:r>
        <w:rPr>
          <w:rFonts w:hint="eastAsia" w:ascii="宋体" w:hAnsi="宋体"/>
          <w:szCs w:val="21"/>
        </w:rPr>
        <w:t>点赞猫咪信息、商品信息</w:t>
      </w:r>
    </w:p>
    <w:p w14:paraId="3F17FB73">
      <w:pPr>
        <w:pStyle w:val="24"/>
        <w:ind w:left="360" w:firstLine="0" w:firstLineChars="0"/>
      </w:pPr>
      <w:r>
        <w:rPr>
          <w:rFonts w:hint="eastAsia"/>
        </w:rPr>
        <w:t>用例名：点赞猫咪信息、商品信息</w:t>
      </w:r>
    </w:p>
    <w:p w14:paraId="161641FF">
      <w:pPr>
        <w:pStyle w:val="24"/>
        <w:ind w:left="360" w:firstLine="0" w:firstLineChars="0"/>
        <w:rPr>
          <w:rFonts w:hint="eastAsia" w:ascii="宋体" w:hAnsi="宋体" w:eastAsia="宋体" w:cs="宋体"/>
        </w:rPr>
      </w:pPr>
      <w:r>
        <w:rPr>
          <w:rFonts w:hint="eastAsia" w:ascii="宋体" w:hAnsi="宋体" w:eastAsia="宋体" w:cs="宋体"/>
        </w:rPr>
        <w:t>描述：用户可以给感兴趣的猫咪信息或商品信息点赞</w:t>
      </w:r>
    </w:p>
    <w:p w14:paraId="6EEE9798">
      <w:pPr>
        <w:pStyle w:val="24"/>
        <w:ind w:left="360" w:firstLine="0" w:firstLineChars="0"/>
        <w:rPr>
          <w:rFonts w:hint="eastAsia" w:ascii="宋体" w:hAnsi="宋体" w:eastAsia="宋体" w:cs="宋体"/>
        </w:rPr>
      </w:pPr>
      <w:r>
        <w:rPr>
          <w:rFonts w:hint="eastAsia" w:ascii="宋体" w:hAnsi="宋体" w:eastAsia="宋体" w:cs="宋体"/>
        </w:rPr>
        <w:t>参与者：用户</w:t>
      </w:r>
    </w:p>
    <w:p w14:paraId="523A98C1">
      <w:pPr>
        <w:pStyle w:val="24"/>
        <w:ind w:left="360" w:firstLine="0" w:firstLineChars="0"/>
        <w:rPr>
          <w:rFonts w:hint="eastAsia" w:ascii="宋体" w:hAnsi="宋体" w:eastAsia="宋体" w:cs="宋体"/>
        </w:rPr>
      </w:pPr>
      <w:r>
        <w:rPr>
          <w:rFonts w:hint="eastAsia" w:ascii="宋体" w:hAnsi="宋体" w:eastAsia="宋体" w:cs="宋体"/>
        </w:rPr>
        <w:t>前置条件：当前猫咪信息或商品信息存在</w:t>
      </w:r>
    </w:p>
    <w:p w14:paraId="2D030BBE">
      <w:pPr>
        <w:ind w:firstLine="420"/>
      </w:pPr>
      <w:r>
        <w:rPr>
          <w:rFonts w:hint="eastAsia" w:ascii="宋体" w:hAnsi="宋体" w:eastAsia="宋体" w:cs="宋体"/>
        </w:rPr>
        <w:t>活动图：</w:t>
      </w:r>
    </w:p>
    <w:p w14:paraId="68E63384">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086100" cy="4003675"/>
            <wp:effectExtent l="0" t="0" r="0" b="952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31"/>
                    <a:stretch>
                      <a:fillRect/>
                    </a:stretch>
                  </pic:blipFill>
                  <pic:spPr>
                    <a:xfrm>
                      <a:off x="0" y="0"/>
                      <a:ext cx="3086100" cy="4003675"/>
                    </a:xfrm>
                    <a:prstGeom prst="rect">
                      <a:avLst/>
                    </a:prstGeom>
                    <a:noFill/>
                    <a:ln w="9525">
                      <a:noFill/>
                    </a:ln>
                  </pic:spPr>
                </pic:pic>
              </a:graphicData>
            </a:graphic>
          </wp:inline>
        </w:drawing>
      </w:r>
    </w:p>
    <w:p w14:paraId="62533155">
      <w:pPr>
        <w:pStyle w:val="6"/>
        <w:jc w:val="center"/>
        <w:rPr>
          <w:rFonts w:hint="eastAsia" w:ascii="宋体" w:hAnsi="宋体" w:cs="宋体"/>
          <w:sz w:val="24"/>
          <w:szCs w:val="24"/>
        </w:rPr>
      </w:pPr>
      <w:r>
        <w:t>图 1</w:t>
      </w:r>
      <w:r>
        <w:rPr>
          <w:rFonts w:hint="eastAsia"/>
        </w:rPr>
        <w:t>.4.2</w:t>
      </w:r>
      <w:r>
        <w:rPr>
          <w:rFonts w:hint="eastAsia"/>
          <w:lang w:val="en-US" w:eastAsia="zh-CN"/>
        </w:rPr>
        <w:t xml:space="preserve">3 </w:t>
      </w:r>
      <w:r>
        <w:rPr>
          <w:rFonts w:hint="eastAsia"/>
        </w:rPr>
        <w:t>用户点赞用例图</w:t>
      </w:r>
    </w:p>
    <w:p w14:paraId="2C9876AD"/>
    <w:p w14:paraId="700D9ACB">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lang w:val="en-US" w:eastAsia="zh-CN"/>
        </w:rPr>
        <w:t>4</w:t>
      </w:r>
      <w:r>
        <w:rPr>
          <w:rFonts w:hint="eastAsia" w:ascii="宋体" w:hAnsi="宋体"/>
          <w:szCs w:val="21"/>
        </w:rPr>
        <w:t>取消点赞猫咪信息、商品信息</w:t>
      </w:r>
    </w:p>
    <w:p w14:paraId="54F856AE">
      <w:pPr>
        <w:pStyle w:val="24"/>
        <w:ind w:left="360" w:firstLine="0" w:firstLineChars="0"/>
      </w:pPr>
      <w:r>
        <w:rPr>
          <w:rFonts w:hint="eastAsia"/>
        </w:rPr>
        <w:t>用例名：点赞猫咪信息、商品信息</w:t>
      </w:r>
    </w:p>
    <w:p w14:paraId="562231A5">
      <w:pPr>
        <w:pStyle w:val="24"/>
        <w:ind w:left="360" w:firstLine="0" w:firstLineChars="0"/>
        <w:rPr>
          <w:rFonts w:hint="eastAsia" w:ascii="宋体" w:hAnsi="宋体" w:eastAsia="宋体" w:cs="宋体"/>
        </w:rPr>
      </w:pPr>
      <w:r>
        <w:rPr>
          <w:rFonts w:hint="eastAsia" w:ascii="宋体" w:hAnsi="宋体" w:eastAsia="宋体" w:cs="宋体"/>
        </w:rPr>
        <w:t>描述：用户可以取消给猫咪信息或商品信息点的赞</w:t>
      </w:r>
    </w:p>
    <w:p w14:paraId="78D75803">
      <w:pPr>
        <w:pStyle w:val="24"/>
        <w:ind w:left="360" w:firstLine="0" w:firstLineChars="0"/>
        <w:rPr>
          <w:rFonts w:hint="eastAsia" w:ascii="宋体" w:hAnsi="宋体" w:eastAsia="宋体" w:cs="宋体"/>
        </w:rPr>
      </w:pPr>
      <w:r>
        <w:rPr>
          <w:rFonts w:hint="eastAsia" w:ascii="宋体" w:hAnsi="宋体" w:eastAsia="宋体" w:cs="宋体"/>
        </w:rPr>
        <w:t>参与者：用户</w:t>
      </w:r>
    </w:p>
    <w:p w14:paraId="78585975">
      <w:pPr>
        <w:pStyle w:val="24"/>
        <w:ind w:left="360" w:firstLine="0" w:firstLineChars="0"/>
        <w:rPr>
          <w:rFonts w:hint="eastAsia" w:ascii="宋体" w:hAnsi="宋体" w:eastAsia="宋体" w:cs="宋体"/>
        </w:rPr>
      </w:pPr>
      <w:r>
        <w:rPr>
          <w:rFonts w:hint="eastAsia" w:ascii="宋体" w:hAnsi="宋体" w:eastAsia="宋体" w:cs="宋体"/>
        </w:rPr>
        <w:t>前置条件：当前猫咪信息或商品信息已被用户点赞</w:t>
      </w:r>
    </w:p>
    <w:p w14:paraId="706CCCC5">
      <w:pPr>
        <w:ind w:firstLine="420"/>
        <w:rPr>
          <w:rFonts w:hint="eastAsia" w:ascii="宋体" w:hAnsi="宋体" w:eastAsia="宋体" w:cs="宋体"/>
        </w:rPr>
      </w:pPr>
      <w:r>
        <w:rPr>
          <w:rFonts w:hint="eastAsia" w:ascii="宋体" w:hAnsi="宋体" w:eastAsia="宋体" w:cs="宋体"/>
        </w:rPr>
        <w:t>活动图：</w:t>
      </w:r>
    </w:p>
    <w:p w14:paraId="18F897BB">
      <w:pPr>
        <w:ind w:firstLine="420"/>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833495" cy="4247515"/>
            <wp:effectExtent l="0" t="0" r="1905" b="6985"/>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32"/>
                    <a:stretch>
                      <a:fillRect/>
                    </a:stretch>
                  </pic:blipFill>
                  <pic:spPr>
                    <a:xfrm>
                      <a:off x="0" y="0"/>
                      <a:ext cx="3833495" cy="4247515"/>
                    </a:xfrm>
                    <a:prstGeom prst="rect">
                      <a:avLst/>
                    </a:prstGeom>
                    <a:noFill/>
                    <a:ln w="9525">
                      <a:noFill/>
                    </a:ln>
                  </pic:spPr>
                </pic:pic>
              </a:graphicData>
            </a:graphic>
          </wp:inline>
        </w:drawing>
      </w:r>
    </w:p>
    <w:p w14:paraId="13E1A5A5">
      <w:pPr>
        <w:pStyle w:val="6"/>
        <w:ind w:firstLine="420"/>
        <w:jc w:val="center"/>
        <w:rPr>
          <w:rFonts w:hint="eastAsia"/>
        </w:rPr>
      </w:pPr>
      <w:r>
        <w:t>图 1</w:t>
      </w:r>
      <w:r>
        <w:rPr>
          <w:rFonts w:hint="eastAsia"/>
        </w:rPr>
        <w:t>.4.2</w:t>
      </w:r>
      <w:r>
        <w:rPr>
          <w:rFonts w:hint="eastAsia"/>
          <w:lang w:val="en-US" w:eastAsia="zh-CN"/>
        </w:rPr>
        <w:t>4</w:t>
      </w:r>
      <w:r>
        <w:rPr>
          <w:rFonts w:hint="eastAsia"/>
        </w:rPr>
        <w:t xml:space="preserve"> 取消点赞用例图</w:t>
      </w:r>
    </w:p>
    <w:p w14:paraId="4D04F14D">
      <w:pPr>
        <w:rPr>
          <w:rFonts w:hint="eastAsia"/>
        </w:rPr>
      </w:pPr>
    </w:p>
    <w:p w14:paraId="50238306">
      <w:pPr>
        <w:rPr>
          <w:rFonts w:hint="eastAsia"/>
        </w:rPr>
      </w:pPr>
    </w:p>
    <w:p w14:paraId="2EA9AD6E">
      <w:pPr>
        <w:rPr>
          <w:rFonts w:hint="eastAsia"/>
        </w:rPr>
      </w:pPr>
    </w:p>
    <w:p w14:paraId="3F4E9D16">
      <w:pPr>
        <w:rPr>
          <w:rFonts w:hint="eastAsia"/>
        </w:rPr>
      </w:pPr>
    </w:p>
    <w:p w14:paraId="1EB4E614">
      <w:pPr>
        <w:rPr>
          <w:rFonts w:hint="eastAsia"/>
        </w:rPr>
      </w:pPr>
    </w:p>
    <w:p w14:paraId="529C7412">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lang w:val="en-US" w:eastAsia="zh-CN"/>
        </w:rPr>
        <w:t>5</w:t>
      </w:r>
      <w:r>
        <w:rPr>
          <w:rFonts w:hint="eastAsia" w:ascii="宋体" w:hAnsi="宋体"/>
          <w:szCs w:val="21"/>
        </w:rPr>
        <w:t>查看点赞的猫咪或商品</w:t>
      </w:r>
    </w:p>
    <w:p w14:paraId="571DBB2B">
      <w:pPr>
        <w:pStyle w:val="24"/>
        <w:ind w:left="360" w:firstLine="0" w:firstLineChars="0"/>
      </w:pPr>
      <w:r>
        <w:rPr>
          <w:rFonts w:hint="eastAsia"/>
        </w:rPr>
        <w:t>用例名：查看点赞的猫咪或商品</w:t>
      </w:r>
    </w:p>
    <w:p w14:paraId="2AA2384A">
      <w:pPr>
        <w:pStyle w:val="24"/>
        <w:ind w:left="360" w:firstLine="0" w:firstLineChars="0"/>
        <w:rPr>
          <w:rFonts w:hint="eastAsia" w:ascii="宋体" w:hAnsi="宋体" w:eastAsia="宋体" w:cs="宋体"/>
        </w:rPr>
      </w:pPr>
      <w:r>
        <w:rPr>
          <w:rFonts w:hint="eastAsia" w:ascii="宋体" w:hAnsi="宋体" w:eastAsia="宋体" w:cs="宋体"/>
        </w:rPr>
        <w:t>描述：用户可以查看点赞过的猫咪信息或商品信息</w:t>
      </w:r>
    </w:p>
    <w:p w14:paraId="2C56364A">
      <w:pPr>
        <w:pStyle w:val="24"/>
        <w:ind w:left="360" w:firstLine="0" w:firstLineChars="0"/>
        <w:rPr>
          <w:rFonts w:hint="eastAsia" w:ascii="宋体" w:hAnsi="宋体" w:eastAsia="宋体" w:cs="宋体"/>
        </w:rPr>
      </w:pPr>
      <w:r>
        <w:rPr>
          <w:rFonts w:hint="eastAsia" w:ascii="宋体" w:hAnsi="宋体" w:eastAsia="宋体" w:cs="宋体"/>
        </w:rPr>
        <w:t>参与者：用户</w:t>
      </w:r>
    </w:p>
    <w:p w14:paraId="6A8EF2C0">
      <w:pPr>
        <w:pStyle w:val="24"/>
        <w:ind w:left="360" w:firstLine="0" w:firstLineChars="0"/>
        <w:rPr>
          <w:rFonts w:hint="eastAsia" w:ascii="宋体" w:hAnsi="宋体" w:eastAsia="宋体" w:cs="宋体"/>
        </w:rPr>
      </w:pPr>
      <w:r>
        <w:rPr>
          <w:rFonts w:hint="eastAsia" w:ascii="宋体" w:hAnsi="宋体" w:eastAsia="宋体" w:cs="宋体"/>
        </w:rPr>
        <w:t>前置条件：当前猫咪信息或商品信息已被用户点赞</w:t>
      </w:r>
    </w:p>
    <w:p w14:paraId="408D56C9">
      <w:pPr>
        <w:ind w:firstLine="420"/>
        <w:jc w:val="both"/>
        <w:rPr>
          <w:rFonts w:hint="eastAsia" w:ascii="宋体" w:hAnsi="宋体" w:eastAsia="宋体" w:cs="宋体"/>
        </w:rPr>
      </w:pPr>
      <w:r>
        <w:rPr>
          <w:rFonts w:hint="eastAsia" w:ascii="宋体" w:hAnsi="宋体" w:eastAsia="宋体" w:cs="宋体"/>
        </w:rPr>
        <w:t>活动图：</w:t>
      </w:r>
    </w:p>
    <w:p w14:paraId="40A17A06">
      <w:pPr>
        <w:ind w:firstLine="420"/>
        <w:jc w:val="both"/>
        <w:rPr>
          <w:rFonts w:hint="eastAsia" w:ascii="宋体" w:hAnsi="宋体" w:eastAsia="宋体" w:cs="宋体"/>
          <w:sz w:val="24"/>
          <w:szCs w:val="24"/>
        </w:rPr>
      </w:pPr>
      <w:r>
        <w:rPr>
          <w:rFonts w:ascii="宋体" w:hAnsi="宋体" w:eastAsia="宋体" w:cs="宋体"/>
          <w:sz w:val="24"/>
          <w:szCs w:val="24"/>
        </w:rPr>
        <w:drawing>
          <wp:inline distT="0" distB="0" distL="114300" distR="114300">
            <wp:extent cx="4890770" cy="4592955"/>
            <wp:effectExtent l="0" t="0" r="11430" b="4445"/>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33"/>
                    <a:stretch>
                      <a:fillRect/>
                    </a:stretch>
                  </pic:blipFill>
                  <pic:spPr>
                    <a:xfrm>
                      <a:off x="0" y="0"/>
                      <a:ext cx="4890770" cy="4592955"/>
                    </a:xfrm>
                    <a:prstGeom prst="rect">
                      <a:avLst/>
                    </a:prstGeom>
                    <a:noFill/>
                    <a:ln w="9525">
                      <a:noFill/>
                    </a:ln>
                  </pic:spPr>
                </pic:pic>
              </a:graphicData>
            </a:graphic>
          </wp:inline>
        </w:drawing>
      </w:r>
    </w:p>
    <w:p w14:paraId="0DD31D57">
      <w:pPr>
        <w:pStyle w:val="6"/>
        <w:ind w:firstLine="420"/>
        <w:jc w:val="center"/>
        <w:rPr>
          <w:rFonts w:hint="eastAsia" w:ascii="宋体" w:hAnsi="宋体" w:cs="宋体"/>
          <w:sz w:val="24"/>
          <w:szCs w:val="24"/>
        </w:rPr>
      </w:pPr>
      <w:r>
        <w:t>图 1</w:t>
      </w:r>
      <w:r>
        <w:rPr>
          <w:rFonts w:hint="eastAsia"/>
        </w:rPr>
        <w:t>.4.2</w:t>
      </w:r>
      <w:r>
        <w:rPr>
          <w:rFonts w:hint="eastAsia"/>
          <w:lang w:val="en-US" w:eastAsia="zh-CN"/>
        </w:rPr>
        <w:t>5</w:t>
      </w:r>
      <w:r>
        <w:rPr>
          <w:rFonts w:hint="eastAsia"/>
        </w:rPr>
        <w:t xml:space="preserve"> 查看点赞用例图</w:t>
      </w:r>
    </w:p>
    <w:p w14:paraId="19D8A80F">
      <w:pPr>
        <w:pStyle w:val="3"/>
      </w:pPr>
      <w:bookmarkStart w:id="14" w:name="_Toc148635500"/>
      <w:r>
        <w:rPr>
          <w:rFonts w:hint="eastAsia"/>
        </w:rPr>
        <w:t>2、性能规定</w:t>
      </w:r>
      <w:bookmarkEnd w:id="14"/>
    </w:p>
    <w:p w14:paraId="27B41993">
      <w:pPr>
        <w:pStyle w:val="4"/>
        <w:rPr>
          <w:rFonts w:hint="eastAsia"/>
        </w:rPr>
      </w:pPr>
      <w:r>
        <w:tab/>
      </w:r>
      <w:bookmarkStart w:id="15" w:name="_Toc148635501"/>
      <w:r>
        <w:t>2.1</w:t>
      </w:r>
      <w:r>
        <w:rPr>
          <w:rFonts w:hint="eastAsia"/>
        </w:rPr>
        <w:t>精度</w:t>
      </w:r>
      <w:bookmarkEnd w:id="15"/>
    </w:p>
    <w:p w14:paraId="4345D2E0">
      <w:pPr>
        <w:spacing w:line="360" w:lineRule="auto"/>
        <w:ind w:firstLine="420"/>
      </w:pPr>
      <w:r>
        <w:rPr>
          <w:rFonts w:hint="eastAsia" w:ascii="宋体" w:hAnsi="宋体" w:eastAsia="宋体"/>
        </w:rPr>
        <w:t>用户信息、商品信息、订单、猫咪信息、点赞、评论都需要按照符合条件的输入进行保存，否则提示重新输入。同时，商品信息中部分信息，例如种类，需要在范围内选择不需要用户进行具体输入。</w:t>
      </w:r>
    </w:p>
    <w:p w14:paraId="68B7B73C">
      <w:pPr>
        <w:pStyle w:val="4"/>
        <w:rPr>
          <w:rFonts w:hint="eastAsia"/>
        </w:rPr>
      </w:pPr>
      <w:r>
        <w:tab/>
      </w:r>
      <w:bookmarkStart w:id="16" w:name="_Toc148635502"/>
      <w:r>
        <w:t>2.2</w:t>
      </w:r>
      <w:r>
        <w:rPr>
          <w:rFonts w:hint="eastAsia"/>
        </w:rPr>
        <w:t>时间特性要求</w:t>
      </w:r>
      <w:bookmarkEnd w:id="16"/>
    </w:p>
    <w:p w14:paraId="6AFD6D29">
      <w:pPr>
        <w:spacing w:line="360" w:lineRule="auto"/>
        <w:rPr>
          <w:rFonts w:hint="eastAsia" w:ascii="宋体" w:hAnsi="宋体" w:eastAsia="宋体"/>
        </w:rPr>
      </w:pPr>
      <w:r>
        <w:rPr>
          <w:rFonts w:hint="eastAsia" w:ascii="宋体" w:hAnsi="宋体" w:eastAsia="宋体"/>
        </w:rPr>
        <w:t>1.    服务器响应时间：小于1.5秒；</w:t>
      </w:r>
    </w:p>
    <w:p w14:paraId="17519B1C">
      <w:pPr>
        <w:spacing w:line="360" w:lineRule="auto"/>
        <w:rPr>
          <w:rFonts w:hint="eastAsia" w:ascii="宋体" w:hAnsi="宋体" w:eastAsia="宋体"/>
        </w:rPr>
      </w:pPr>
      <w:r>
        <w:rPr>
          <w:rFonts w:hint="eastAsia" w:ascii="宋体" w:hAnsi="宋体" w:eastAsia="宋体"/>
        </w:rPr>
        <w:t>2.    注册信息验证发送时间：小于2秒；</w:t>
      </w:r>
    </w:p>
    <w:p w14:paraId="30B83326">
      <w:pPr>
        <w:spacing w:line="360" w:lineRule="auto"/>
        <w:rPr>
          <w:rFonts w:hint="eastAsia" w:ascii="宋体" w:hAnsi="宋体" w:eastAsia="宋体"/>
        </w:rPr>
      </w:pPr>
      <w:r>
        <w:rPr>
          <w:rFonts w:hint="eastAsia" w:ascii="宋体" w:hAnsi="宋体" w:eastAsia="宋体"/>
        </w:rPr>
        <w:t>3.    账户登陆响应时间：小于1秒；</w:t>
      </w:r>
    </w:p>
    <w:p w14:paraId="258F1891">
      <w:pPr>
        <w:spacing w:line="360" w:lineRule="auto"/>
        <w:rPr>
          <w:rFonts w:hint="eastAsia" w:ascii="宋体" w:hAnsi="宋体" w:eastAsia="宋体"/>
        </w:rPr>
      </w:pPr>
      <w:r>
        <w:rPr>
          <w:rFonts w:hint="eastAsia" w:ascii="宋体" w:hAnsi="宋体" w:eastAsia="宋体"/>
        </w:rPr>
        <w:t>4.    上架、下架商品处理时间：小于1秒；</w:t>
      </w:r>
    </w:p>
    <w:p w14:paraId="7DAE2B65">
      <w:pPr>
        <w:spacing w:line="360" w:lineRule="auto"/>
        <w:rPr>
          <w:rFonts w:hint="eastAsia" w:ascii="宋体" w:hAnsi="宋体" w:eastAsia="宋体"/>
        </w:rPr>
      </w:pPr>
      <w:r>
        <w:rPr>
          <w:rFonts w:hint="eastAsia" w:ascii="宋体" w:hAnsi="宋体" w:eastAsia="宋体"/>
        </w:rPr>
        <w:t>5.    修改商品信息处理时间：小于1秒；</w:t>
      </w:r>
    </w:p>
    <w:p w14:paraId="1DC3AECA">
      <w:pPr>
        <w:spacing w:line="360" w:lineRule="auto"/>
        <w:rPr>
          <w:rFonts w:hint="eastAsia" w:ascii="宋体" w:hAnsi="宋体" w:eastAsia="宋体"/>
        </w:rPr>
      </w:pPr>
      <w:r>
        <w:rPr>
          <w:rFonts w:hint="eastAsia" w:ascii="宋体" w:hAnsi="宋体" w:eastAsia="宋体"/>
        </w:rPr>
        <w:t>6.    查询商品信息处理时间：小于1秒；</w:t>
      </w:r>
    </w:p>
    <w:p w14:paraId="771540D7">
      <w:pPr>
        <w:spacing w:line="360" w:lineRule="auto"/>
        <w:rPr>
          <w:rFonts w:hint="eastAsia" w:ascii="宋体" w:hAnsi="宋体" w:eastAsia="宋体"/>
        </w:rPr>
      </w:pPr>
      <w:r>
        <w:rPr>
          <w:rFonts w:hint="eastAsia" w:ascii="宋体" w:hAnsi="宋体" w:eastAsia="宋体"/>
        </w:rPr>
        <w:t>7.    发起订单处理时间：小于1秒；</w:t>
      </w:r>
    </w:p>
    <w:p w14:paraId="0565608F">
      <w:pPr>
        <w:spacing w:line="360" w:lineRule="auto"/>
        <w:rPr>
          <w:rFonts w:hint="eastAsia" w:ascii="宋体" w:hAnsi="宋体" w:eastAsia="宋体"/>
        </w:rPr>
      </w:pPr>
      <w:r>
        <w:rPr>
          <w:rFonts w:hint="eastAsia" w:ascii="宋体" w:hAnsi="宋体" w:eastAsia="宋体"/>
        </w:rPr>
        <w:t>8.    处理订单的处理时间：小于1秒；</w:t>
      </w:r>
    </w:p>
    <w:p w14:paraId="1D360985">
      <w:pPr>
        <w:spacing w:line="360" w:lineRule="auto"/>
        <w:rPr>
          <w:rFonts w:hint="eastAsia" w:ascii="宋体" w:hAnsi="宋体" w:eastAsia="宋体"/>
        </w:rPr>
      </w:pPr>
      <w:r>
        <w:rPr>
          <w:rFonts w:hint="eastAsia" w:ascii="宋体" w:hAnsi="宋体" w:eastAsia="宋体"/>
        </w:rPr>
        <w:t>9.    查询订单处理时间：小于1秒；</w:t>
      </w:r>
    </w:p>
    <w:p w14:paraId="3D17F64E">
      <w:pPr>
        <w:spacing w:line="360" w:lineRule="auto"/>
        <w:rPr>
          <w:rFonts w:hint="eastAsia" w:ascii="宋体" w:hAnsi="宋体" w:eastAsia="宋体"/>
        </w:rPr>
      </w:pPr>
      <w:r>
        <w:rPr>
          <w:rFonts w:hint="eastAsia" w:ascii="宋体" w:hAnsi="宋体" w:eastAsia="宋体"/>
        </w:rPr>
        <w:t>10.    取消订单处理时间：小于2秒；</w:t>
      </w:r>
    </w:p>
    <w:p w14:paraId="5B50D0A5">
      <w:pPr>
        <w:spacing w:line="360" w:lineRule="auto"/>
        <w:rPr>
          <w:rFonts w:hint="eastAsia" w:ascii="宋体" w:hAnsi="宋体" w:eastAsia="宋体"/>
        </w:rPr>
      </w:pPr>
      <w:r>
        <w:rPr>
          <w:rFonts w:hint="eastAsia" w:ascii="宋体" w:hAnsi="宋体" w:eastAsia="宋体"/>
        </w:rPr>
        <w:t>11.    支付订单跳转页面处理时间：小于1秒；</w:t>
      </w:r>
    </w:p>
    <w:p w14:paraId="466140A1">
      <w:pPr>
        <w:spacing w:line="360" w:lineRule="auto"/>
        <w:rPr>
          <w:rFonts w:hint="eastAsia" w:ascii="宋体" w:hAnsi="宋体" w:eastAsia="宋体"/>
        </w:rPr>
      </w:pPr>
      <w:r>
        <w:rPr>
          <w:rFonts w:hint="eastAsia" w:ascii="宋体" w:hAnsi="宋体" w:eastAsia="宋体"/>
        </w:rPr>
        <w:t>12.    支付订单返回时间：小于一秒；</w:t>
      </w:r>
    </w:p>
    <w:p w14:paraId="1BF92F8A">
      <w:pPr>
        <w:spacing w:line="360" w:lineRule="auto"/>
        <w:rPr>
          <w:rFonts w:hint="eastAsia" w:ascii="宋体" w:hAnsi="宋体" w:eastAsia="宋体"/>
        </w:rPr>
      </w:pPr>
      <w:r>
        <w:rPr>
          <w:rFonts w:hint="eastAsia" w:ascii="宋体" w:hAnsi="宋体" w:eastAsia="宋体"/>
        </w:rPr>
        <w:t>13.    增加猫咪信息处理时间：小于1秒；</w:t>
      </w:r>
    </w:p>
    <w:p w14:paraId="41A18CD0">
      <w:pPr>
        <w:spacing w:line="360" w:lineRule="auto"/>
        <w:rPr>
          <w:rFonts w:hint="eastAsia" w:ascii="宋体" w:hAnsi="宋体" w:eastAsia="宋体"/>
        </w:rPr>
      </w:pPr>
      <w:r>
        <w:rPr>
          <w:rFonts w:hint="eastAsia" w:ascii="宋体" w:hAnsi="宋体" w:eastAsia="宋体"/>
        </w:rPr>
        <w:t>14.    删除猫咪信息处理时间：小于1秒；</w:t>
      </w:r>
    </w:p>
    <w:p w14:paraId="6DA3CC92">
      <w:pPr>
        <w:spacing w:line="360" w:lineRule="auto"/>
        <w:rPr>
          <w:rFonts w:hint="eastAsia" w:ascii="宋体" w:hAnsi="宋体" w:eastAsia="宋体"/>
        </w:rPr>
      </w:pPr>
      <w:r>
        <w:rPr>
          <w:rFonts w:hint="eastAsia" w:ascii="宋体" w:hAnsi="宋体" w:eastAsia="宋体"/>
        </w:rPr>
        <w:t>15.    查询猫咪信息处理时间：小于1秒；</w:t>
      </w:r>
    </w:p>
    <w:p w14:paraId="3FEBE20B">
      <w:pPr>
        <w:spacing w:line="360" w:lineRule="auto"/>
        <w:rPr>
          <w:rFonts w:hint="eastAsia" w:ascii="宋体" w:hAnsi="宋体" w:eastAsia="宋体"/>
        </w:rPr>
      </w:pPr>
      <w:r>
        <w:rPr>
          <w:rFonts w:hint="eastAsia" w:ascii="宋体" w:hAnsi="宋体" w:eastAsia="宋体"/>
        </w:rPr>
        <w:t>16.    更新猫咪信息处理时间：小于1秒；</w:t>
      </w:r>
    </w:p>
    <w:p w14:paraId="574B9424">
      <w:pPr>
        <w:spacing w:line="360" w:lineRule="auto"/>
        <w:rPr>
          <w:rFonts w:hint="eastAsia" w:ascii="宋体" w:hAnsi="宋体" w:eastAsia="宋体"/>
        </w:rPr>
      </w:pPr>
      <w:r>
        <w:rPr>
          <w:rFonts w:hint="eastAsia" w:ascii="宋体" w:hAnsi="宋体" w:eastAsia="宋体"/>
        </w:rPr>
        <w:t>17.    评论查看处理时间：小于1秒；</w:t>
      </w:r>
    </w:p>
    <w:p w14:paraId="097F023F">
      <w:pPr>
        <w:spacing w:line="360" w:lineRule="auto"/>
        <w:rPr>
          <w:rFonts w:hint="eastAsia" w:ascii="宋体" w:hAnsi="宋体" w:eastAsia="宋体"/>
        </w:rPr>
      </w:pPr>
      <w:r>
        <w:rPr>
          <w:rFonts w:hint="eastAsia" w:ascii="宋体" w:hAnsi="宋体" w:eastAsia="宋体"/>
        </w:rPr>
        <w:t>18.    评论删除处理时间：小于1秒；</w:t>
      </w:r>
    </w:p>
    <w:p w14:paraId="6885E434">
      <w:pPr>
        <w:spacing w:line="360" w:lineRule="auto"/>
        <w:rPr>
          <w:rFonts w:hint="eastAsia" w:ascii="宋体" w:hAnsi="宋体" w:eastAsia="宋体"/>
        </w:rPr>
      </w:pPr>
      <w:r>
        <w:rPr>
          <w:rFonts w:hint="eastAsia" w:ascii="宋体" w:hAnsi="宋体" w:eastAsia="宋体"/>
        </w:rPr>
        <w:t>19.    审核评论处理时间：小于1秒；</w:t>
      </w:r>
    </w:p>
    <w:p w14:paraId="73909D5E">
      <w:pPr>
        <w:spacing w:line="360" w:lineRule="auto"/>
        <w:rPr>
          <w:rFonts w:hint="eastAsia" w:ascii="宋体" w:hAnsi="宋体" w:eastAsia="宋体"/>
        </w:rPr>
      </w:pPr>
      <w:r>
        <w:rPr>
          <w:rFonts w:hint="eastAsia" w:ascii="宋体" w:hAnsi="宋体" w:eastAsia="宋体"/>
        </w:rPr>
        <w:t>20.    发表评论处理时间：小于1秒；</w:t>
      </w:r>
    </w:p>
    <w:p w14:paraId="0DF2105E">
      <w:pPr>
        <w:spacing w:line="360" w:lineRule="auto"/>
        <w:rPr>
          <w:rFonts w:hint="eastAsia" w:ascii="宋体" w:hAnsi="宋体" w:eastAsia="宋体"/>
        </w:rPr>
      </w:pPr>
      <w:r>
        <w:rPr>
          <w:rFonts w:hint="eastAsia" w:ascii="宋体" w:hAnsi="宋体" w:eastAsia="宋体"/>
        </w:rPr>
        <w:t>21.    查看点赞处理时间：小于1秒；</w:t>
      </w:r>
    </w:p>
    <w:p w14:paraId="1A6AAB4F">
      <w:pPr>
        <w:spacing w:line="360" w:lineRule="auto"/>
        <w:rPr>
          <w:rFonts w:hint="eastAsia" w:ascii="宋体" w:hAnsi="宋体" w:eastAsia="宋体"/>
        </w:rPr>
      </w:pPr>
      <w:r>
        <w:rPr>
          <w:rFonts w:hint="eastAsia" w:ascii="宋体" w:hAnsi="宋体" w:eastAsia="宋体"/>
        </w:rPr>
        <w:t>22.    取消点赞理时间：小于1秒；</w:t>
      </w:r>
    </w:p>
    <w:p w14:paraId="093AC248">
      <w:pPr>
        <w:spacing w:line="360" w:lineRule="auto"/>
        <w:rPr>
          <w:rFonts w:hint="eastAsia" w:ascii="宋体" w:hAnsi="宋体" w:eastAsia="宋体"/>
        </w:rPr>
      </w:pPr>
      <w:r>
        <w:rPr>
          <w:rFonts w:hint="eastAsia" w:ascii="宋体" w:hAnsi="宋体" w:eastAsia="宋体"/>
        </w:rPr>
        <w:t>23.    点赞处理时间：小于1秒；</w:t>
      </w:r>
    </w:p>
    <w:p w14:paraId="2E3BE9B2">
      <w:pPr>
        <w:spacing w:line="360" w:lineRule="auto"/>
        <w:rPr>
          <w:rFonts w:hint="eastAsia" w:ascii="宋体" w:hAnsi="宋体" w:eastAsia="宋体"/>
        </w:rPr>
      </w:pPr>
      <w:r>
        <w:rPr>
          <w:rFonts w:hint="eastAsia" w:ascii="宋体" w:hAnsi="宋体" w:eastAsia="宋体"/>
        </w:rPr>
        <w:t>24.    修改用户信息处理时间：小于1秒；</w:t>
      </w:r>
    </w:p>
    <w:p w14:paraId="4B812B94">
      <w:pPr>
        <w:spacing w:line="360" w:lineRule="auto"/>
        <w:rPr>
          <w:rFonts w:hint="eastAsia" w:ascii="宋体" w:hAnsi="宋体" w:eastAsia="宋体"/>
        </w:rPr>
      </w:pPr>
      <w:r>
        <w:rPr>
          <w:rFonts w:hint="eastAsia" w:ascii="宋体" w:hAnsi="宋体" w:eastAsia="宋体"/>
        </w:rPr>
        <w:t>25.    找回密码响应时间：小于1秒；</w:t>
      </w:r>
    </w:p>
    <w:p w14:paraId="3571A568">
      <w:pPr>
        <w:pStyle w:val="4"/>
        <w:rPr>
          <w:rFonts w:hint="eastAsia"/>
        </w:rPr>
      </w:pPr>
      <w:r>
        <w:tab/>
      </w:r>
      <w:bookmarkStart w:id="17" w:name="_Toc148635503"/>
      <w:r>
        <w:t>2.3</w:t>
      </w:r>
      <w:r>
        <w:rPr>
          <w:rFonts w:hint="eastAsia"/>
        </w:rPr>
        <w:t>灵活性</w:t>
      </w:r>
      <w:bookmarkEnd w:id="17"/>
    </w:p>
    <w:p w14:paraId="63E35C0C">
      <w:pPr>
        <w:numPr>
          <w:ilvl w:val="0"/>
          <w:numId w:val="2"/>
        </w:numPr>
        <w:spacing w:line="360" w:lineRule="auto"/>
        <w:rPr>
          <w:rFonts w:hint="eastAsia" w:ascii="宋体" w:hAnsi="宋体" w:eastAsia="宋体"/>
        </w:rPr>
      </w:pPr>
      <w:r>
        <w:rPr>
          <w:rFonts w:hint="eastAsia" w:ascii="宋体" w:hAnsi="宋体" w:eastAsia="宋体"/>
        </w:rPr>
        <w:t>操作方式上的变化：可以通过电脑端或手机端的浏览器进行访问；</w:t>
      </w:r>
    </w:p>
    <w:p w14:paraId="244F2D53">
      <w:pPr>
        <w:numPr>
          <w:ilvl w:val="0"/>
          <w:numId w:val="2"/>
        </w:numPr>
        <w:spacing w:line="360" w:lineRule="auto"/>
        <w:rPr>
          <w:rFonts w:hint="eastAsia" w:ascii="宋体" w:hAnsi="宋体" w:eastAsia="宋体"/>
        </w:rPr>
      </w:pPr>
      <w:r>
        <w:rPr>
          <w:rFonts w:hint="eastAsia" w:ascii="宋体" w:hAnsi="宋体" w:eastAsia="宋体"/>
        </w:rPr>
        <w:t>运行环境的变化：在IE</w:t>
      </w:r>
      <w:r>
        <w:rPr>
          <w:rFonts w:ascii="宋体" w:hAnsi="宋体" w:eastAsia="宋体"/>
        </w:rPr>
        <w:t xml:space="preserve"> </w:t>
      </w:r>
      <w:r>
        <w:rPr>
          <w:rFonts w:hint="eastAsia" w:ascii="宋体" w:hAnsi="宋体" w:eastAsia="宋体"/>
        </w:rPr>
        <w:t>11、Firefox</w:t>
      </w:r>
      <w:r>
        <w:rPr>
          <w:rFonts w:ascii="宋体" w:hAnsi="宋体" w:eastAsia="宋体"/>
        </w:rPr>
        <w:t xml:space="preserve"> </w:t>
      </w:r>
      <w:r>
        <w:rPr>
          <w:rFonts w:hint="eastAsia" w:ascii="宋体" w:hAnsi="宋体" w:eastAsia="宋体"/>
        </w:rPr>
        <w:t>42、Goo</w:t>
      </w:r>
      <w:r>
        <w:rPr>
          <w:rFonts w:ascii="宋体" w:hAnsi="宋体" w:eastAsia="宋体"/>
        </w:rPr>
        <w:t xml:space="preserve">gle </w:t>
      </w:r>
      <w:r>
        <w:rPr>
          <w:rFonts w:hint="eastAsia" w:ascii="宋体" w:hAnsi="宋体" w:eastAsia="宋体"/>
        </w:rPr>
        <w:t>C</w:t>
      </w:r>
      <w:r>
        <w:rPr>
          <w:rFonts w:ascii="宋体" w:hAnsi="宋体" w:eastAsia="宋体"/>
        </w:rPr>
        <w:t>hrome</w:t>
      </w:r>
      <w:r>
        <w:rPr>
          <w:rFonts w:hint="eastAsia" w:ascii="宋体" w:hAnsi="宋体" w:eastAsia="宋体"/>
        </w:rPr>
        <w:t xml:space="preserve"> 53以上的环境进行访问；</w:t>
      </w:r>
    </w:p>
    <w:p w14:paraId="0C8A9163">
      <w:pPr>
        <w:numPr>
          <w:ilvl w:val="0"/>
          <w:numId w:val="2"/>
        </w:numPr>
        <w:spacing w:line="360" w:lineRule="auto"/>
        <w:rPr>
          <w:rFonts w:hint="eastAsia" w:ascii="宋体" w:hAnsi="宋体" w:eastAsia="宋体"/>
        </w:rPr>
      </w:pPr>
      <w:r>
        <w:rPr>
          <w:rFonts w:hint="eastAsia" w:ascii="宋体" w:hAnsi="宋体" w:eastAsia="宋体"/>
        </w:rPr>
        <w:t>精度和有效时限的变化：精度变化要对系统的影响尽量减小；</w:t>
      </w:r>
    </w:p>
    <w:p w14:paraId="3AF83A56">
      <w:pPr>
        <w:numPr>
          <w:ilvl w:val="0"/>
          <w:numId w:val="2"/>
        </w:numPr>
        <w:spacing w:line="360" w:lineRule="auto"/>
        <w:rPr>
          <w:rFonts w:hint="eastAsia" w:ascii="宋体" w:hAnsi="宋体" w:eastAsia="宋体"/>
        </w:rPr>
      </w:pPr>
      <w:r>
        <w:rPr>
          <w:rFonts w:hint="eastAsia" w:ascii="宋体" w:hAnsi="宋体" w:eastAsia="宋体"/>
        </w:rPr>
        <w:t>计划的变化或改进：能够比较容易地根据需求进行改进。</w:t>
      </w:r>
    </w:p>
    <w:p w14:paraId="5FE2D7FF"/>
    <w:p w14:paraId="1C853AEA">
      <w:pPr>
        <w:pStyle w:val="3"/>
      </w:pPr>
      <w:bookmarkStart w:id="18" w:name="_Toc148635504"/>
      <w:r>
        <w:rPr>
          <w:rFonts w:hint="eastAsia"/>
        </w:rPr>
        <w:t>3、输入输出要求</w:t>
      </w:r>
      <w:bookmarkEnd w:id="18"/>
    </w:p>
    <w:p w14:paraId="3E31DE5A">
      <w:pPr>
        <w:spacing w:line="360" w:lineRule="auto"/>
        <w:ind w:firstLine="420"/>
        <w:rPr>
          <w:rFonts w:hint="eastAsia" w:ascii="宋体" w:hAnsi="宋体" w:eastAsia="宋体"/>
        </w:rPr>
      </w:pPr>
      <w:r>
        <w:rPr>
          <w:rFonts w:hint="eastAsia" w:ascii="宋体" w:hAnsi="宋体" w:eastAsia="宋体"/>
        </w:rPr>
        <w:t>输入数据基本为：用户账号、用户密码、验证码、商品信息、订单信息猫咪信息、评论，以上输入均为字符串形式；输出数据基本为商品活动页面、猫咪简介页面、发表的评论和点赞的猫咪和商品。</w:t>
      </w:r>
    </w:p>
    <w:p w14:paraId="1A2BF724">
      <w:pPr>
        <w:pStyle w:val="3"/>
      </w:pPr>
      <w:bookmarkStart w:id="19" w:name="_Toc148635505"/>
      <w:r>
        <w:rPr>
          <w:rFonts w:hint="eastAsia"/>
        </w:rPr>
        <w:t>4、数据管理能力要求</w:t>
      </w:r>
      <w:bookmarkEnd w:id="19"/>
    </w:p>
    <w:p w14:paraId="23B4EEC1">
      <w:pPr>
        <w:spacing w:line="360" w:lineRule="auto"/>
        <w:ind w:firstLine="420"/>
        <w:rPr>
          <w:rFonts w:hint="eastAsia" w:ascii="宋体" w:hAnsi="宋体" w:eastAsia="宋体"/>
        </w:rPr>
      </w:pPr>
      <w:r>
        <w:rPr>
          <w:rFonts w:hint="eastAsia" w:ascii="宋体" w:hAnsi="宋体" w:eastAsia="宋体"/>
        </w:rPr>
        <w:t>需要管理的记录个数约1万。其中分为多个表和文卷，其大小规模为：500左右。</w:t>
      </w:r>
    </w:p>
    <w:p w14:paraId="6F38314F">
      <w:pPr>
        <w:rPr>
          <w:rFonts w:hint="eastAsia" w:ascii="宋体" w:hAnsi="宋体" w:eastAsia="宋体"/>
        </w:rPr>
      </w:pPr>
    </w:p>
    <w:p w14:paraId="59C8A3AD">
      <w:pPr>
        <w:pStyle w:val="3"/>
      </w:pPr>
      <w:bookmarkStart w:id="20" w:name="_Toc148635506"/>
      <w:r>
        <w:rPr>
          <w:rFonts w:hint="eastAsia"/>
        </w:rPr>
        <w:t>5、故障处理要求</w:t>
      </w:r>
      <w:bookmarkEnd w:id="20"/>
    </w:p>
    <w:p w14:paraId="013C06FB">
      <w:pPr>
        <w:spacing w:line="360" w:lineRule="auto"/>
        <w:ind w:firstLine="420"/>
        <w:rPr>
          <w:rFonts w:hint="eastAsia" w:ascii="宋体" w:hAnsi="宋体" w:eastAsia="宋体"/>
        </w:rPr>
      </w:pPr>
      <w:r>
        <w:rPr>
          <w:rFonts w:hint="eastAsia" w:ascii="宋体" w:hAnsi="宋体" w:eastAsia="宋体"/>
        </w:rPr>
        <w:t>发生错误时保证数据完整，对于数据库发生故障时要能够及时解决故障，恢复数据，以保证数据的一致性和完整性。</w:t>
      </w:r>
    </w:p>
    <w:p w14:paraId="76E48A92"/>
    <w:p w14:paraId="38A4F681">
      <w:pPr>
        <w:pStyle w:val="3"/>
      </w:pPr>
      <w:bookmarkStart w:id="21" w:name="_Toc148635507"/>
      <w:r>
        <w:rPr>
          <w:rFonts w:hint="eastAsia"/>
        </w:rPr>
        <w:t>6、其他专门要求</w:t>
      </w:r>
      <w:bookmarkEnd w:id="21"/>
    </w:p>
    <w:p w14:paraId="2B9194CC">
      <w:pPr>
        <w:ind w:firstLine="420" w:firstLineChars="200"/>
        <w:rPr>
          <w:rFonts w:hint="eastAsia" w:ascii="宋体" w:hAnsi="宋体" w:eastAsia="宋体"/>
        </w:rPr>
      </w:pPr>
      <w:r>
        <w:rPr>
          <w:rFonts w:hint="eastAsia" w:ascii="宋体" w:hAnsi="宋体" w:eastAsia="宋体"/>
        </w:rPr>
        <w:t>无其他专门要求。</w:t>
      </w:r>
    </w:p>
    <w:p w14:paraId="0B061919"/>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0-25T16:45:00Z" w:initials="">
    <w:p w14:paraId="15FDEEDB">
      <w:pPr>
        <w:pStyle w:val="7"/>
        <w:rPr>
          <w:rFonts w:hint="eastAsia"/>
        </w:rPr>
      </w:pPr>
      <w:r>
        <w:rPr>
          <w:rFonts w:hint="eastAsia"/>
        </w:rPr>
        <w:t>Great!</w:t>
      </w:r>
    </w:p>
  </w:comment>
  <w:comment w:id="1" w:author="漫星" w:date="2025-10-29T15:26:20Z" w:initials="">
    <w:p w14:paraId="4F71DB54">
      <w:pPr>
        <w:pStyle w:val="7"/>
        <w:rPr>
          <w:rFonts w:hint="default" w:eastAsiaTheme="minorEastAsia"/>
          <w:lang w:val="en-US" w:eastAsia="zh-CN"/>
        </w:rPr>
      </w:pPr>
      <w:r>
        <w:rPr>
          <w:rFonts w:hint="eastAsia"/>
          <w:lang w:val="en-US" w:eastAsia="zh-CN"/>
        </w:rPr>
        <w:t>我们对购买管理功能进行了重新的功能分割，将其分为基本的增删改查四个功能。我们删除了支付订单，因为该功能我们系统不支持。我们增加了修改订单，并在讨论后认为应该将取消订单合并到修改订单中，它只是修改的一种，不用单独划分。删除了处理订单，这是划分不明确的结果。最后增加了删除订单。</w:t>
      </w:r>
    </w:p>
  </w:comment>
  <w:comment w:id="2" w:author="毛毛妈" w:date="2025-10-25T16:50:00Z" w:initials="">
    <w:p w14:paraId="5854D7EA">
      <w:pPr>
        <w:pStyle w:val="7"/>
      </w:pPr>
      <w:r>
        <w:rPr>
          <w:rFonts w:hint="eastAsia"/>
        </w:rPr>
        <w:t>增加修改订单信息，不管用不用，可能需求手动修改的时候，比如如果你们不能自己提供支付功能，就要手动修改支付状态。</w:t>
      </w:r>
    </w:p>
  </w:comment>
  <w:comment w:id="3" w:author="毛毛妈" w:date="2025-10-25T16:49:00Z" w:initials="">
    <w:p w14:paraId="51CC0519">
      <w:pPr>
        <w:pStyle w:val="7"/>
      </w:pPr>
      <w:r>
        <w:rPr>
          <w:rFonts w:hint="eastAsia"/>
        </w:rPr>
        <w:t>支付功能如果不是你们系统里提供，就别写</w:t>
      </w:r>
    </w:p>
    <w:p w14:paraId="129CC85C">
      <w:pPr>
        <w:pStyle w:val="7"/>
        <w:rPr>
          <w:rFonts w:hint="eastAsia"/>
        </w:rPr>
      </w:pPr>
      <w:r>
        <w:rPr>
          <w:rFonts w:hint="eastAsia"/>
        </w:rPr>
        <w:t>如果确实要自己尝试做一下线上支付，那单独写一个功能块，专门讲支付流程。</w:t>
      </w:r>
    </w:p>
  </w:comment>
  <w:comment w:id="4" w:author="毛毛妈" w:date="2025-10-25T16:47:00Z" w:initials="">
    <w:p w14:paraId="015378F2">
      <w:pPr>
        <w:pStyle w:val="7"/>
      </w:pPr>
      <w:r>
        <w:rPr>
          <w:rFonts w:hint="eastAsia"/>
        </w:rPr>
        <w:t>不能用这种笼统的词，处理？什么处理？增删改查哪种？</w:t>
      </w:r>
    </w:p>
    <w:p w14:paraId="5EE9E802">
      <w:pPr>
        <w:pStyle w:val="7"/>
      </w:pPr>
      <w:r>
        <w:rPr>
          <w:rFonts w:hint="eastAsia"/>
        </w:rPr>
        <w:t>是不是还得继续讲清楚？</w:t>
      </w:r>
    </w:p>
    <w:p w14:paraId="31BEBD18">
      <w:pPr>
        <w:pStyle w:val="7"/>
      </w:pPr>
      <w:r>
        <w:rPr>
          <w:rFonts w:hint="eastAsia"/>
        </w:rPr>
        <w:t>更新订单的状态，并不需要管理员专门去更新，都是别的操作的结果。</w:t>
      </w:r>
    </w:p>
    <w:p w14:paraId="457839A4">
      <w:pPr>
        <w:pStyle w:val="7"/>
        <w:rPr>
          <w:rFonts w:hint="eastAsia"/>
        </w:rPr>
      </w:pPr>
      <w:r>
        <w:rPr>
          <w:rFonts w:hint="eastAsia"/>
        </w:rPr>
        <w:t>所以，这个功能还有吗？</w:t>
      </w:r>
    </w:p>
    <w:p w14:paraId="31572148">
      <w:pPr>
        <w:pStyle w:val="7"/>
        <w:rPr>
          <w:rFonts w:hint="eastAsia"/>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5FDEEDB" w15:done="0"/>
  <w15:commentEx w15:paraId="4F71DB54" w15:done="0"/>
  <w15:commentEx w15:paraId="5854D7EA" w15:done="0"/>
  <w15:commentEx w15:paraId="129CC85C" w15:done="0"/>
  <w15:commentEx w15:paraId="315721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微软雅黑"/>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4EAC4">
    <w:pPr>
      <w:pStyle w:val="10"/>
    </w:pPr>
  </w:p>
  <w:p w14:paraId="0BEF36C6">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6CC8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6E6CC8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759E01E5"/>
    <w:multiLevelType w:val="multilevel"/>
    <w:tmpl w:val="759E01E5"/>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毛毛妈">
    <w15:presenceInfo w15:providerId="None" w15:userId="毛毛妈"/>
  </w15:person>
  <w15:person w15:author="漫星">
    <w15:presenceInfo w15:providerId="WPS Office" w15:userId="41130135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0A50"/>
    <w:rsid w:val="002710FC"/>
    <w:rsid w:val="002C1742"/>
    <w:rsid w:val="002F719F"/>
    <w:rsid w:val="00347E75"/>
    <w:rsid w:val="006E5527"/>
    <w:rsid w:val="00B60A50"/>
    <w:rsid w:val="00C627EE"/>
    <w:rsid w:val="073A38EF"/>
    <w:rsid w:val="07E40B3A"/>
    <w:rsid w:val="150D6229"/>
    <w:rsid w:val="1E1326D0"/>
    <w:rsid w:val="27C3451E"/>
    <w:rsid w:val="291A2B97"/>
    <w:rsid w:val="30BA7C7A"/>
    <w:rsid w:val="3D854A5D"/>
    <w:rsid w:val="3F31632C"/>
    <w:rsid w:val="404922D2"/>
    <w:rsid w:val="482A4B92"/>
    <w:rsid w:val="4DB74893"/>
    <w:rsid w:val="5367649F"/>
    <w:rsid w:val="54E07BBC"/>
    <w:rsid w:val="57C54E09"/>
    <w:rsid w:val="58476FB3"/>
    <w:rsid w:val="59B62222"/>
    <w:rsid w:val="5A5D4D26"/>
    <w:rsid w:val="5C757D2A"/>
    <w:rsid w:val="5ECA5AFB"/>
    <w:rsid w:val="62EC57B3"/>
    <w:rsid w:val="69BE7CAE"/>
    <w:rsid w:val="6CD21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26"/>
    <w:uiPriority w:val="0"/>
    <w:pPr>
      <w:jc w:val="left"/>
    </w:pPr>
  </w:style>
  <w:style w:type="paragraph" w:styleId="8">
    <w:name w:val="toc 3"/>
    <w:basedOn w:val="1"/>
    <w:next w:val="1"/>
    <w:unhideWhenUsed/>
    <w:qFormat/>
    <w:uiPriority w:val="39"/>
    <w:pPr>
      <w:ind w:left="840" w:leftChars="400"/>
    </w:pPr>
  </w:style>
  <w:style w:type="paragraph" w:styleId="9">
    <w:name w:val="endnote text"/>
    <w:basedOn w:val="1"/>
    <w:qFormat/>
    <w:uiPriority w:val="0"/>
    <w:pPr>
      <w:snapToGrid w:val="0"/>
      <w:jc w:val="left"/>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qFormat/>
    <w:uiPriority w:val="0"/>
    <w:rPr>
      <w:sz w:val="24"/>
    </w:rPr>
  </w:style>
  <w:style w:type="paragraph" w:styleId="15">
    <w:name w:val="annotation subject"/>
    <w:basedOn w:val="7"/>
    <w:next w:val="7"/>
    <w:link w:val="27"/>
    <w:qFormat/>
    <w:uiPriority w:val="0"/>
    <w:rPr>
      <w:b/>
      <w:bCs/>
    </w:rPr>
  </w:style>
  <w:style w:type="character" w:styleId="18">
    <w:name w:val="endnote reference"/>
    <w:basedOn w:val="17"/>
    <w:qFormat/>
    <w:uiPriority w:val="0"/>
    <w:rPr>
      <w:vertAlign w:val="superscript"/>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2">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2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24">
    <w:name w:val="List Paragraph"/>
    <w:basedOn w:val="1"/>
    <w:qFormat/>
    <w:uiPriority w:val="34"/>
    <w:pPr>
      <w:ind w:firstLine="420" w:firstLineChars="200"/>
    </w:pPr>
  </w:style>
  <w:style w:type="paragraph" w:customStyle="1" w:styleId="25">
    <w:name w:val="Revision"/>
    <w:hidden/>
    <w:unhideWhenUsed/>
    <w:uiPriority w:val="99"/>
    <w:rPr>
      <w:rFonts w:asciiTheme="minorHAnsi" w:hAnsiTheme="minorHAnsi" w:eastAsiaTheme="minorEastAsia" w:cstheme="minorBidi"/>
      <w:kern w:val="2"/>
      <w:sz w:val="21"/>
      <w:szCs w:val="22"/>
      <w:lang w:val="en-US" w:eastAsia="zh-CN" w:bidi="ar-SA"/>
    </w:rPr>
  </w:style>
  <w:style w:type="character" w:customStyle="1" w:styleId="26">
    <w:name w:val="批注文字 字符"/>
    <w:basedOn w:val="17"/>
    <w:link w:val="7"/>
    <w:qFormat/>
    <w:uiPriority w:val="0"/>
    <w:rPr>
      <w:rFonts w:asciiTheme="minorHAnsi" w:hAnsiTheme="minorHAnsi" w:eastAsiaTheme="minorEastAsia" w:cstheme="minorBidi"/>
      <w:kern w:val="2"/>
      <w:sz w:val="21"/>
      <w:szCs w:val="22"/>
    </w:rPr>
  </w:style>
  <w:style w:type="character" w:customStyle="1" w:styleId="27">
    <w:name w:val="批注主题 字符"/>
    <w:basedOn w:val="26"/>
    <w:link w:val="15"/>
    <w:qFormat/>
    <w:uiPriority w:val="0"/>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comments" Target="comment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7147</Words>
  <Characters>7533</Characters>
  <Lines>70</Lines>
  <Paragraphs>19</Paragraphs>
  <TotalTime>8</TotalTime>
  <ScaleCrop>false</ScaleCrop>
  <LinksUpToDate>false</LinksUpToDate>
  <CharactersWithSpaces>7800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2025-03-13T12:38:00Z</dcterms:created>
  <dc:creator>刘祖铭</dc:creator>
  <cp:lastModifiedBy>漫星</cp:lastModifiedBy>
  <dcterms:modified xsi:type="dcterms:W3CDTF">2025-10-29T11:03:18Z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D00D6A1516D942C0BEF4D2288421F964_12</vt:lpwstr>
  </property>
  <property fmtid="{D5CDD505-2E9C-101B-9397-08002B2CF9AE}" pid="4" name="KSOTemplateDocerSaveRecord">
    <vt:lpwstr>eyJoZGlkIjoiYTNkMjg2MzkxODljNWRkMmUxNTZkMWZhMWU3MWU0MGEiLCJ1c2VySWQiOiIxMjM5NzMyMTUwIn0=</vt:lpwstr>
  </property>
</Properties>
</file>