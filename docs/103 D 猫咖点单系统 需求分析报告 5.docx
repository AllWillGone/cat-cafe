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CB218" w14:textId="77777777" w:rsidR="005E3B46" w:rsidRDefault="00000000">
      <w:r>
        <w:rPr>
          <w:noProof/>
        </w:rPr>
        <w:drawing>
          <wp:inline distT="0" distB="0" distL="0" distR="0" wp14:anchorId="032B2C80" wp14:editId="2A56CA32">
            <wp:extent cx="5274310" cy="1461135"/>
            <wp:effectExtent l="0" t="0" r="8890" b="12065"/>
            <wp:docPr id="152831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6933" name="图片 1"/>
                    <pic:cNvPicPr>
                      <a:picLocks noChangeAspect="1"/>
                    </pic:cNvPicPr>
                  </pic:nvPicPr>
                  <pic:blipFill>
                    <a:blip r:embed="rId7" cstate="print">
                      <a:grayscl/>
                      <a:extLst>
                        <a:ext uri="{28A0092B-C50C-407E-A947-70E740481C1C}">
                          <a14:useLocalDpi xmlns:a14="http://schemas.microsoft.com/office/drawing/2010/main" val="0"/>
                        </a:ext>
                      </a:extLst>
                    </a:blip>
                    <a:stretch>
                      <a:fillRect/>
                    </a:stretch>
                  </pic:blipFill>
                  <pic:spPr>
                    <a:xfrm>
                      <a:off x="0" y="0"/>
                      <a:ext cx="5274310" cy="1461135"/>
                    </a:xfrm>
                    <a:prstGeom prst="rect">
                      <a:avLst/>
                    </a:prstGeom>
                  </pic:spPr>
                </pic:pic>
              </a:graphicData>
            </a:graphic>
          </wp:inline>
        </w:drawing>
      </w:r>
    </w:p>
    <w:p w14:paraId="07A8F6F3" w14:textId="77777777" w:rsidR="005E3B46" w:rsidRDefault="005E3B46"/>
    <w:p w14:paraId="78166C8A" w14:textId="77777777" w:rsidR="005E3B46" w:rsidRDefault="005E3B46"/>
    <w:p w14:paraId="0F4EE70B" w14:textId="77777777" w:rsidR="005E3B46" w:rsidRDefault="00000000">
      <w:pPr>
        <w:spacing w:before="240" w:after="480"/>
        <w:jc w:val="center"/>
        <w:textAlignment w:val="baseline"/>
        <w:rPr>
          <w:rFonts w:ascii="华康俪金黑W8(P)" w:eastAsia="华康俪金黑W8(P)" w:hAnsi="Times New Roman" w:cs="Times New Roman"/>
          <w:spacing w:val="40"/>
          <w:sz w:val="32"/>
          <w:szCs w:val="32"/>
        </w:rPr>
      </w:pPr>
      <w:r>
        <w:rPr>
          <w:rFonts w:ascii="华康俪金黑W8(P)" w:eastAsia="华康俪金黑W8(P)" w:hAnsi="Times New Roman" w:cs="Times New Roman" w:hint="eastAsia"/>
          <w:spacing w:val="40"/>
          <w:sz w:val="32"/>
          <w:szCs w:val="32"/>
        </w:rPr>
        <w:t>《软件工程原理与应用》</w:t>
      </w:r>
    </w:p>
    <w:p w14:paraId="61023CAD" w14:textId="77777777" w:rsidR="005E3B46" w:rsidRDefault="00000000">
      <w:pPr>
        <w:spacing w:before="240" w:after="480"/>
        <w:jc w:val="center"/>
        <w:textAlignment w:val="baseline"/>
        <w:rPr>
          <w:rFonts w:ascii="华康俪金黑W8(P)" w:eastAsia="华康俪金黑W8(P)" w:hAnsi="Times New Roman" w:cs="Times New Roman"/>
          <w:spacing w:val="40"/>
          <w:sz w:val="28"/>
          <w:szCs w:val="28"/>
        </w:rPr>
      </w:pPr>
      <w:r>
        <w:rPr>
          <w:rFonts w:ascii="华康俪金黑W8(P)" w:eastAsia="华康俪金黑W8(P)" w:hAnsi="Times New Roman" w:cs="Times New Roman" w:hint="eastAsia"/>
          <w:spacing w:val="40"/>
          <w:sz w:val="28"/>
          <w:szCs w:val="28"/>
        </w:rPr>
        <w:t>需求分析报告</w:t>
      </w:r>
    </w:p>
    <w:p w14:paraId="2DDEB515" w14:textId="38D026E3" w:rsidR="005E3B46" w:rsidRDefault="00000000">
      <w:pPr>
        <w:spacing w:before="240" w:after="480"/>
        <w:jc w:val="center"/>
        <w:textAlignment w:val="baseline"/>
        <w:rPr>
          <w:rFonts w:ascii="华文新魏" w:eastAsia="华文新魏" w:hAnsi="Times New Roman" w:cs="Times New Roman"/>
          <w:spacing w:val="40"/>
          <w:sz w:val="52"/>
          <w:szCs w:val="52"/>
        </w:rPr>
      </w:pPr>
      <w:ins w:id="0" w:author="毛毛妈" w:date="2025-11-07T14:31:00Z">
        <w:r>
          <w:rPr>
            <w:rFonts w:ascii="华文新魏" w:eastAsia="华文新魏" w:hAnsi="Times New Roman" w:cs="Times New Roman" w:hint="eastAsia"/>
            <w:spacing w:val="40"/>
            <w:sz w:val="52"/>
            <w:szCs w:val="52"/>
          </w:rPr>
          <w:t>猫咖点单系统</w:t>
        </w:r>
      </w:ins>
    </w:p>
    <w:tbl>
      <w:tblPr>
        <w:tblpPr w:leftFromText="180" w:rightFromText="180" w:vertAnchor="text" w:horzAnchor="margin" w:tblpXSpec="center" w:tblpY="996"/>
        <w:tblW w:w="0" w:type="auto"/>
        <w:tblCellMar>
          <w:left w:w="57" w:type="dxa"/>
          <w:right w:w="57" w:type="dxa"/>
        </w:tblCellMar>
        <w:tblLook w:val="04A0" w:firstRow="1" w:lastRow="0" w:firstColumn="1" w:lastColumn="0" w:noHBand="0" w:noVBand="1"/>
      </w:tblPr>
      <w:tblGrid>
        <w:gridCol w:w="1314"/>
        <w:gridCol w:w="5268"/>
      </w:tblGrid>
      <w:tr w:rsidR="005E3B46" w14:paraId="2F03661C" w14:textId="77777777">
        <w:trPr>
          <w:trHeight w:hRule="exact" w:val="737"/>
        </w:trPr>
        <w:tc>
          <w:tcPr>
            <w:tcW w:w="0" w:type="auto"/>
            <w:vAlign w:val="bottom"/>
          </w:tcPr>
          <w:p w14:paraId="53D5A03F" w14:textId="77777777" w:rsidR="005E3B46" w:rsidRDefault="00000000">
            <w:pPr>
              <w:pStyle w:val="ae"/>
              <w:spacing w:line="240" w:lineRule="auto"/>
              <w:jc w:val="left"/>
              <w:rPr>
                <w:rFonts w:ascii="方正粗黑宋简体" w:eastAsia="方正粗黑宋简体" w:hAnsi="方正粗黑宋简体" w:hint="eastAsia"/>
                <w:sz w:val="30"/>
                <w:szCs w:val="30"/>
              </w:rPr>
            </w:pPr>
            <w:bookmarkStart w:id="1" w:name="_Hlk131542945"/>
            <w:r>
              <w:rPr>
                <w:rFonts w:ascii="方正粗黑宋简体" w:eastAsia="方正粗黑宋简体" w:hAnsi="方正粗黑宋简体" w:hint="eastAsia"/>
                <w:kern w:val="0"/>
                <w:sz w:val="30"/>
                <w:szCs w:val="30"/>
              </w:rPr>
              <w:t xml:space="preserve">小 </w:t>
            </w:r>
            <w:r>
              <w:rPr>
                <w:rFonts w:ascii="方正粗黑宋简体" w:eastAsia="方正粗黑宋简体" w:hAnsi="方正粗黑宋简体"/>
                <w:kern w:val="0"/>
                <w:sz w:val="30"/>
                <w:szCs w:val="30"/>
              </w:rPr>
              <w:t xml:space="preserve">   </w:t>
            </w:r>
            <w:r>
              <w:rPr>
                <w:rFonts w:ascii="方正粗黑宋简体" w:eastAsia="方正粗黑宋简体" w:hAnsi="方正粗黑宋简体" w:hint="eastAsia"/>
                <w:kern w:val="0"/>
                <w:sz w:val="30"/>
                <w:szCs w:val="30"/>
              </w:rPr>
              <w:t>组</w:t>
            </w:r>
          </w:p>
        </w:tc>
        <w:tc>
          <w:tcPr>
            <w:tcW w:w="0" w:type="auto"/>
            <w:tcBorders>
              <w:bottom w:val="single" w:sz="4" w:space="0" w:color="auto"/>
            </w:tcBorders>
            <w:vAlign w:val="bottom"/>
          </w:tcPr>
          <w:p w14:paraId="457184E0" w14:textId="77777777" w:rsidR="005E3B46" w:rsidRDefault="00000000">
            <w:pPr>
              <w:pStyle w:val="af"/>
              <w:rPr>
                <w:rFonts w:ascii="华文楷体" w:eastAsia="华文楷体" w:hAnsi="华文楷体" w:hint="eastAsia"/>
              </w:rPr>
            </w:pPr>
            <w:r>
              <w:rPr>
                <w:rFonts w:ascii="华文楷体" w:eastAsia="华文楷体" w:hAnsi="华文楷体" w:hint="eastAsia"/>
              </w:rPr>
              <w:t>1</w:t>
            </w:r>
            <w:r>
              <w:rPr>
                <w:rFonts w:ascii="华文楷体" w:eastAsia="华文楷体" w:hAnsi="华文楷体"/>
              </w:rPr>
              <w:t>0</w:t>
            </w:r>
            <w:r>
              <w:rPr>
                <w:rFonts w:ascii="华文楷体" w:eastAsia="华文楷体" w:hAnsi="华文楷体" w:hint="eastAsia"/>
              </w:rPr>
              <w:t>3</w:t>
            </w:r>
            <w:r>
              <w:rPr>
                <w:rFonts w:ascii="华文楷体" w:eastAsia="华文楷体" w:hAnsi="华文楷体"/>
              </w:rPr>
              <w:t xml:space="preserve">  </w:t>
            </w:r>
            <w:r>
              <w:rPr>
                <w:rFonts w:ascii="华文楷体" w:eastAsia="华文楷体" w:hAnsi="华文楷体" w:hint="eastAsia"/>
              </w:rPr>
              <w:t>D</w:t>
            </w:r>
            <w:r>
              <w:rPr>
                <w:rFonts w:ascii="华文楷体" w:eastAsia="华文楷体" w:hAnsi="华文楷体"/>
              </w:rPr>
              <w:t xml:space="preserve"> </w:t>
            </w:r>
            <w:r>
              <w:rPr>
                <w:rFonts w:ascii="华文楷体" w:eastAsia="华文楷体" w:hAnsi="华文楷体" w:hint="eastAsia"/>
              </w:rPr>
              <w:t>刘祖铭 石家桢 杨文轩 陈际宇</w:t>
            </w:r>
          </w:p>
        </w:tc>
      </w:tr>
      <w:tr w:rsidR="005E3B46" w14:paraId="2162E255" w14:textId="77777777">
        <w:trPr>
          <w:trHeight w:hRule="exact" w:val="737"/>
        </w:trPr>
        <w:tc>
          <w:tcPr>
            <w:tcW w:w="0" w:type="auto"/>
            <w:vAlign w:val="bottom"/>
          </w:tcPr>
          <w:p w14:paraId="307106C1" w14:textId="77777777" w:rsidR="005E3B46" w:rsidRDefault="00000000">
            <w:pPr>
              <w:pStyle w:val="ae"/>
              <w:spacing w:line="240" w:lineRule="auto"/>
              <w:jc w:val="center"/>
              <w:rPr>
                <w:rFonts w:ascii="方正粗黑宋简体" w:eastAsia="方正粗黑宋简体" w:hAnsi="方正粗黑宋简体" w:hint="eastAsia"/>
                <w:spacing w:val="321"/>
                <w:kern w:val="0"/>
                <w:sz w:val="30"/>
                <w:szCs w:val="30"/>
              </w:rPr>
            </w:pPr>
            <w:bookmarkStart w:id="2" w:name="_Hlk131542967"/>
            <w:bookmarkEnd w:id="1"/>
            <w:r w:rsidRPr="00611D38">
              <w:rPr>
                <w:rFonts w:ascii="方正粗黑宋简体" w:eastAsia="方正粗黑宋简体" w:hAnsi="方正粗黑宋简体" w:hint="eastAsia"/>
                <w:spacing w:val="292"/>
                <w:kern w:val="0"/>
                <w:sz w:val="30"/>
                <w:szCs w:val="30"/>
                <w:fitText w:val="1200" w:id="994784146"/>
                <w:rPrChange w:id="3" w:author="2410537465@qq.com" w:date="2026-05-03T21:18:00Z" w16du:dateUtc="2026-05-03T13:18:00Z">
                  <w:rPr>
                    <w:rFonts w:ascii="方正粗黑宋简体" w:eastAsia="方正粗黑宋简体" w:hAnsi="方正粗黑宋简体" w:hint="eastAsia"/>
                    <w:spacing w:val="300"/>
                    <w:kern w:val="0"/>
                    <w:sz w:val="30"/>
                    <w:szCs w:val="30"/>
                    <w:fitText w:val="1200" w:id="994784146"/>
                  </w:rPr>
                </w:rPrChange>
              </w:rPr>
              <w:t>学</w:t>
            </w:r>
            <w:r w:rsidRPr="00611D38">
              <w:rPr>
                <w:rFonts w:ascii="方正粗黑宋简体" w:eastAsia="方正粗黑宋简体" w:hAnsi="方正粗黑宋简体" w:hint="eastAsia"/>
                <w:spacing w:val="5"/>
                <w:kern w:val="0"/>
                <w:sz w:val="30"/>
                <w:szCs w:val="30"/>
                <w:fitText w:val="1200" w:id="994784146"/>
                <w:rPrChange w:id="4" w:author="2410537465@qq.com" w:date="2026-05-03T21:18:00Z" w16du:dateUtc="2026-05-03T13:18:00Z">
                  <w:rPr>
                    <w:rFonts w:ascii="方正粗黑宋简体" w:eastAsia="方正粗黑宋简体" w:hAnsi="方正粗黑宋简体" w:hint="eastAsia"/>
                    <w:kern w:val="0"/>
                    <w:sz w:val="30"/>
                    <w:szCs w:val="30"/>
                    <w:fitText w:val="1200" w:id="994784146"/>
                  </w:rPr>
                </w:rPrChange>
              </w:rPr>
              <w:t>院</w:t>
            </w:r>
          </w:p>
        </w:tc>
        <w:tc>
          <w:tcPr>
            <w:tcW w:w="0" w:type="auto"/>
            <w:tcBorders>
              <w:bottom w:val="single" w:sz="4" w:space="0" w:color="auto"/>
            </w:tcBorders>
            <w:vAlign w:val="bottom"/>
          </w:tcPr>
          <w:p w14:paraId="7B1CF7FF" w14:textId="77777777" w:rsidR="005E3B46" w:rsidRDefault="00000000">
            <w:pPr>
              <w:pStyle w:val="af"/>
              <w:rPr>
                <w:rFonts w:ascii="华文楷体" w:eastAsia="华文楷体" w:hAnsi="华文楷体" w:hint="eastAsia"/>
              </w:rPr>
            </w:pPr>
            <w:r>
              <w:rPr>
                <w:rFonts w:ascii="华文楷体" w:eastAsia="华文楷体" w:hAnsi="华文楷体" w:hint="eastAsia"/>
              </w:rPr>
              <w:t>计算机科学与技术学院/软件学院</w:t>
            </w:r>
          </w:p>
        </w:tc>
      </w:tr>
      <w:tr w:rsidR="005E3B46" w14:paraId="078C12D5" w14:textId="77777777">
        <w:trPr>
          <w:trHeight w:hRule="exact" w:val="737"/>
        </w:trPr>
        <w:tc>
          <w:tcPr>
            <w:tcW w:w="0" w:type="auto"/>
            <w:vAlign w:val="bottom"/>
          </w:tcPr>
          <w:p w14:paraId="6991918C" w14:textId="77777777" w:rsidR="005E3B46" w:rsidRDefault="00000000">
            <w:pPr>
              <w:pStyle w:val="ae"/>
              <w:spacing w:line="240" w:lineRule="auto"/>
              <w:jc w:val="center"/>
              <w:rPr>
                <w:rFonts w:ascii="方正粗黑宋简体" w:eastAsia="方正粗黑宋简体" w:hAnsi="方正粗黑宋简体" w:hint="eastAsia"/>
                <w:spacing w:val="321"/>
                <w:kern w:val="0"/>
                <w:sz w:val="30"/>
                <w:szCs w:val="30"/>
              </w:rPr>
            </w:pPr>
            <w:r w:rsidRPr="00611D38">
              <w:rPr>
                <w:rFonts w:ascii="方正粗黑宋简体" w:eastAsia="方正粗黑宋简体" w:hAnsi="方正粗黑宋简体"/>
                <w:spacing w:val="292"/>
                <w:kern w:val="0"/>
                <w:sz w:val="30"/>
                <w:szCs w:val="30"/>
                <w:fitText w:val="1200" w:id="118707026"/>
                <w:rPrChange w:id="5" w:author="2410537465@qq.com" w:date="2026-05-03T21:18:00Z" w16du:dateUtc="2026-05-03T13:18:00Z">
                  <w:rPr>
                    <w:rFonts w:ascii="方正粗黑宋简体" w:eastAsia="方正粗黑宋简体" w:hAnsi="方正粗黑宋简体"/>
                    <w:spacing w:val="300"/>
                    <w:kern w:val="0"/>
                    <w:sz w:val="30"/>
                    <w:szCs w:val="30"/>
                    <w:fitText w:val="1200" w:id="118707026"/>
                  </w:rPr>
                </w:rPrChange>
              </w:rPr>
              <w:t>专</w:t>
            </w:r>
            <w:r w:rsidRPr="00611D38">
              <w:rPr>
                <w:rFonts w:ascii="方正粗黑宋简体" w:eastAsia="方正粗黑宋简体" w:hAnsi="方正粗黑宋简体"/>
                <w:spacing w:val="5"/>
                <w:kern w:val="0"/>
                <w:sz w:val="30"/>
                <w:szCs w:val="30"/>
                <w:fitText w:val="1200" w:id="118707026"/>
                <w:rPrChange w:id="6" w:author="2410537465@qq.com" w:date="2026-05-03T21:18:00Z" w16du:dateUtc="2026-05-03T13:18:00Z">
                  <w:rPr>
                    <w:rFonts w:ascii="方正粗黑宋简体" w:eastAsia="方正粗黑宋简体" w:hAnsi="方正粗黑宋简体"/>
                    <w:kern w:val="0"/>
                    <w:sz w:val="30"/>
                    <w:szCs w:val="30"/>
                    <w:fitText w:val="1200" w:id="118707026"/>
                  </w:rPr>
                </w:rPrChange>
              </w:rPr>
              <w:t>业</w:t>
            </w:r>
          </w:p>
        </w:tc>
        <w:tc>
          <w:tcPr>
            <w:tcW w:w="0" w:type="auto"/>
            <w:tcBorders>
              <w:top w:val="single" w:sz="4" w:space="0" w:color="auto"/>
              <w:bottom w:val="single" w:sz="4" w:space="0" w:color="auto"/>
            </w:tcBorders>
            <w:vAlign w:val="bottom"/>
          </w:tcPr>
          <w:p w14:paraId="10898A52" w14:textId="77777777" w:rsidR="005E3B46" w:rsidRDefault="00000000">
            <w:pPr>
              <w:pStyle w:val="af"/>
              <w:rPr>
                <w:rFonts w:ascii="华文楷体" w:eastAsia="华文楷体" w:hAnsi="华文楷体" w:hint="eastAsia"/>
              </w:rPr>
            </w:pPr>
            <w:r>
              <w:rPr>
                <w:rFonts w:ascii="华文楷体" w:eastAsia="华文楷体" w:hAnsi="华文楷体" w:hint="eastAsia"/>
              </w:rPr>
              <w:t>计算机科学与技术</w:t>
            </w:r>
          </w:p>
        </w:tc>
      </w:tr>
      <w:tr w:rsidR="005E3B46" w14:paraId="45E6F645" w14:textId="77777777">
        <w:trPr>
          <w:trHeight w:hRule="exact" w:val="737"/>
        </w:trPr>
        <w:tc>
          <w:tcPr>
            <w:tcW w:w="0" w:type="auto"/>
            <w:vAlign w:val="bottom"/>
          </w:tcPr>
          <w:p w14:paraId="23BB1AD8" w14:textId="77777777" w:rsidR="005E3B46" w:rsidRDefault="00000000">
            <w:pPr>
              <w:pStyle w:val="ae"/>
              <w:spacing w:line="240" w:lineRule="auto"/>
              <w:jc w:val="center"/>
              <w:rPr>
                <w:rFonts w:ascii="方正粗黑宋简体" w:eastAsia="方正粗黑宋简体" w:hAnsi="方正粗黑宋简体" w:hint="eastAsia"/>
                <w:spacing w:val="321"/>
                <w:kern w:val="0"/>
                <w:sz w:val="30"/>
                <w:szCs w:val="30"/>
              </w:rPr>
            </w:pPr>
            <w:r w:rsidRPr="00611D38">
              <w:rPr>
                <w:rFonts w:ascii="方正粗黑宋简体" w:eastAsia="方正粗黑宋简体" w:hAnsi="方正粗黑宋简体" w:hint="eastAsia"/>
                <w:spacing w:val="292"/>
                <w:kern w:val="0"/>
                <w:sz w:val="30"/>
                <w:szCs w:val="30"/>
                <w:fitText w:val="1200" w:id="563551233"/>
                <w:rPrChange w:id="7" w:author="2410537465@qq.com" w:date="2026-05-03T21:18:00Z" w16du:dateUtc="2026-05-03T13:18:00Z">
                  <w:rPr>
                    <w:rFonts w:ascii="方正粗黑宋简体" w:eastAsia="方正粗黑宋简体" w:hAnsi="方正粗黑宋简体" w:hint="eastAsia"/>
                    <w:spacing w:val="300"/>
                    <w:kern w:val="0"/>
                    <w:sz w:val="30"/>
                    <w:szCs w:val="30"/>
                    <w:fitText w:val="1200" w:id="563551233"/>
                  </w:rPr>
                </w:rPrChange>
              </w:rPr>
              <w:t>班</w:t>
            </w:r>
            <w:r w:rsidRPr="00611D38">
              <w:rPr>
                <w:rFonts w:ascii="方正粗黑宋简体" w:eastAsia="方正粗黑宋简体" w:hAnsi="方正粗黑宋简体" w:hint="eastAsia"/>
                <w:spacing w:val="5"/>
                <w:kern w:val="0"/>
                <w:sz w:val="30"/>
                <w:szCs w:val="30"/>
                <w:fitText w:val="1200" w:id="563551233"/>
                <w:rPrChange w:id="8" w:author="2410537465@qq.com" w:date="2026-05-03T21:18:00Z" w16du:dateUtc="2026-05-03T13:18:00Z">
                  <w:rPr>
                    <w:rFonts w:ascii="方正粗黑宋简体" w:eastAsia="方正粗黑宋简体" w:hAnsi="方正粗黑宋简体" w:hint="eastAsia"/>
                    <w:kern w:val="0"/>
                    <w:sz w:val="30"/>
                    <w:szCs w:val="30"/>
                    <w:fitText w:val="1200" w:id="563551233"/>
                  </w:rPr>
                </w:rPrChange>
              </w:rPr>
              <w:t>级</w:t>
            </w:r>
          </w:p>
        </w:tc>
        <w:tc>
          <w:tcPr>
            <w:tcW w:w="0" w:type="auto"/>
            <w:tcBorders>
              <w:top w:val="single" w:sz="4" w:space="0" w:color="auto"/>
              <w:bottom w:val="single" w:sz="4" w:space="0" w:color="auto"/>
            </w:tcBorders>
            <w:vAlign w:val="bottom"/>
          </w:tcPr>
          <w:p w14:paraId="5C01A36A" w14:textId="77777777" w:rsidR="005E3B46" w:rsidRDefault="00000000">
            <w:pPr>
              <w:pStyle w:val="af"/>
              <w:rPr>
                <w:rFonts w:ascii="华文楷体" w:eastAsia="华文楷体" w:hAnsi="华文楷体" w:hint="eastAsia"/>
              </w:rPr>
            </w:pPr>
            <w:r>
              <w:rPr>
                <w:rFonts w:ascii="华文楷体" w:eastAsia="华文楷体" w:hAnsi="华文楷体"/>
              </w:rPr>
              <w:t>162</w:t>
            </w:r>
            <w:r>
              <w:rPr>
                <w:rFonts w:ascii="华文楷体" w:eastAsia="华文楷体" w:hAnsi="华文楷体" w:hint="eastAsia"/>
              </w:rPr>
              <w:t>3</w:t>
            </w:r>
            <w:r>
              <w:rPr>
                <w:rFonts w:ascii="华文楷体" w:eastAsia="华文楷体" w:hAnsi="华文楷体"/>
              </w:rPr>
              <w:t>10</w:t>
            </w:r>
            <w:r>
              <w:rPr>
                <w:rFonts w:ascii="华文楷体" w:eastAsia="华文楷体" w:hAnsi="华文楷体" w:hint="eastAsia"/>
              </w:rPr>
              <w:t>3</w:t>
            </w:r>
          </w:p>
        </w:tc>
      </w:tr>
      <w:bookmarkEnd w:id="2"/>
    </w:tbl>
    <w:p w14:paraId="488289F6" w14:textId="77777777" w:rsidR="005E3B46" w:rsidRDefault="005E3B46">
      <w:pPr>
        <w:rPr>
          <w:rFonts w:ascii="华文新魏" w:eastAsia="华文新魏" w:hAnsi="Times New Roman" w:cs="Times New Roman"/>
          <w:sz w:val="52"/>
          <w:szCs w:val="52"/>
        </w:rPr>
      </w:pPr>
    </w:p>
    <w:p w14:paraId="52F3747D" w14:textId="77777777" w:rsidR="005E3B46" w:rsidRDefault="005E3B46">
      <w:pPr>
        <w:pStyle w:val="ae"/>
        <w:jc w:val="center"/>
        <w:rPr>
          <w:rFonts w:ascii="华文新魏" w:eastAsia="华文新魏" w:hAnsi="Times New Roman" w:cs="Times New Roman"/>
          <w:sz w:val="52"/>
          <w:szCs w:val="52"/>
        </w:rPr>
      </w:pPr>
    </w:p>
    <w:p w14:paraId="60C8BC3F" w14:textId="77777777" w:rsidR="005E3B46" w:rsidRDefault="005E3B46">
      <w:pPr>
        <w:pStyle w:val="ae"/>
        <w:jc w:val="center"/>
        <w:rPr>
          <w:rFonts w:ascii="华文新魏" w:eastAsia="华文新魏" w:hAnsi="Times New Roman" w:cs="Times New Roman"/>
          <w:sz w:val="52"/>
          <w:szCs w:val="52"/>
        </w:rPr>
      </w:pPr>
    </w:p>
    <w:p w14:paraId="2CB19F65" w14:textId="77777777" w:rsidR="005E3B46" w:rsidRDefault="00000000">
      <w:pPr>
        <w:pStyle w:val="ae"/>
        <w:jc w:val="center"/>
        <w:rPr>
          <w:ins w:id="9" w:author="毛毛妈" w:date="2025-11-15T21:50:00Z"/>
          <w:rFonts w:ascii="华文新魏" w:eastAsia="华文新魏" w:hAnsi="Times New Roman" w:cs="Times New Roman"/>
          <w:sz w:val="52"/>
          <w:szCs w:val="52"/>
        </w:rPr>
      </w:pPr>
      <w:r>
        <w:rPr>
          <w:rFonts w:ascii="华文新魏" w:eastAsia="华文新魏" w:hAnsi="Times New Roman" w:cs="Times New Roman"/>
          <w:sz w:val="52"/>
          <w:szCs w:val="52"/>
        </w:rPr>
        <w:tab/>
      </w:r>
    </w:p>
    <w:p w14:paraId="161EE87F" w14:textId="77777777" w:rsidR="005E3B46" w:rsidRDefault="005E3B46">
      <w:pPr>
        <w:pStyle w:val="ae"/>
        <w:jc w:val="center"/>
        <w:rPr>
          <w:ins w:id="10" w:author="毛毛妈" w:date="2025-11-15T21:50:00Z"/>
          <w:rFonts w:ascii="华文新魏" w:eastAsia="华文新魏" w:hAnsi="Times New Roman" w:cs="Times New Roman"/>
          <w:sz w:val="52"/>
          <w:szCs w:val="52"/>
        </w:rPr>
      </w:pPr>
    </w:p>
    <w:p w14:paraId="0FEA98C1" w14:textId="77777777" w:rsidR="005E3B46" w:rsidRDefault="00000000">
      <w:pPr>
        <w:pStyle w:val="ae"/>
        <w:jc w:val="center"/>
        <w:rPr>
          <w:sz w:val="30"/>
          <w:szCs w:val="30"/>
        </w:rPr>
      </w:pPr>
      <w:r>
        <w:rPr>
          <w:sz w:val="30"/>
          <w:szCs w:val="30"/>
        </w:rPr>
        <w:t>二〇二</w:t>
      </w:r>
      <w:r>
        <w:rPr>
          <w:rFonts w:hint="eastAsia"/>
          <w:sz w:val="30"/>
          <w:szCs w:val="30"/>
        </w:rPr>
        <w:t>五</w:t>
      </w:r>
      <w:r>
        <w:rPr>
          <w:sz w:val="30"/>
          <w:szCs w:val="30"/>
        </w:rPr>
        <w:t>年</w:t>
      </w:r>
      <w:r>
        <w:rPr>
          <w:rFonts w:hint="eastAsia"/>
          <w:sz w:val="30"/>
          <w:szCs w:val="30"/>
        </w:rPr>
        <w:t>十一</w:t>
      </w:r>
      <w:r>
        <w:rPr>
          <w:sz w:val="30"/>
          <w:szCs w:val="30"/>
        </w:rPr>
        <w:t>月</w:t>
      </w:r>
    </w:p>
    <w:p w14:paraId="35F2CBC0" w14:textId="77777777" w:rsidR="005E3B46" w:rsidRDefault="005E3B46">
      <w:pPr>
        <w:pStyle w:val="ae"/>
        <w:jc w:val="center"/>
        <w:rPr>
          <w:sz w:val="30"/>
          <w:szCs w:val="30"/>
        </w:rPr>
      </w:pPr>
    </w:p>
    <w:sdt>
      <w:sdtPr>
        <w:rPr>
          <w:rFonts w:asciiTheme="minorHAnsi" w:eastAsiaTheme="minorEastAsia" w:hAnsiTheme="minorHAnsi" w:cstheme="minorBidi"/>
          <w:color w:val="auto"/>
          <w:kern w:val="2"/>
          <w:sz w:val="21"/>
          <w:szCs w:val="22"/>
          <w:lang w:val="zh-CN"/>
        </w:rPr>
        <w:id w:val="691039714"/>
        <w:docPartObj>
          <w:docPartGallery w:val="Table of Contents"/>
          <w:docPartUnique/>
        </w:docPartObj>
      </w:sdtPr>
      <w:sdtEndPr>
        <w:rPr>
          <w:rStyle w:val="ac"/>
          <w:rFonts w:ascii="华文中宋" w:eastAsia="华文中宋" w:hAnsi="华文中宋"/>
          <w:color w:val="0026E5" w:themeColor="hyperlink"/>
          <w:u w:val="single"/>
          <w:lang w:val="en-US"/>
        </w:rPr>
      </w:sdtEndPr>
      <w:sdtContent>
        <w:p w14:paraId="3E7F61F6" w14:textId="77777777" w:rsidR="005E3B46" w:rsidRDefault="00000000">
          <w:pPr>
            <w:pStyle w:val="TOC1"/>
            <w:spacing w:line="360" w:lineRule="auto"/>
            <w:jc w:val="center"/>
            <w:rPr>
              <w:rFonts w:ascii="华文楷体" w:eastAsia="华文楷体" w:hAnsi="华文楷体" w:hint="eastAsia"/>
              <w:color w:val="auto"/>
              <w:lang w:val="zh-CN"/>
            </w:rPr>
          </w:pPr>
          <w:r>
            <w:rPr>
              <w:rFonts w:ascii="华文楷体" w:eastAsia="华文楷体" w:hAnsi="华文楷体" w:hint="eastAsia"/>
              <w:color w:val="auto"/>
            </w:rPr>
            <w:t>目 录</w:t>
          </w:r>
        </w:p>
        <w:p w14:paraId="37DDF2B5" w14:textId="77777777" w:rsidR="005E3B46" w:rsidRDefault="00000000">
          <w:pPr>
            <w:pStyle w:val="TOC2"/>
            <w:tabs>
              <w:tab w:val="right" w:leader="dot" w:pos="8296"/>
            </w:tabs>
            <w:spacing w:line="360" w:lineRule="auto"/>
            <w:rPr>
              <w:rStyle w:val="ac"/>
              <w:rFonts w:ascii="华文中宋" w:eastAsia="华文中宋" w:hAnsi="华文中宋" w:hint="eastAsia"/>
            </w:rPr>
          </w:pPr>
          <w:r>
            <w:rPr>
              <w:rStyle w:val="ac"/>
              <w:rFonts w:ascii="华文中宋" w:eastAsia="华文中宋" w:hAnsi="华文中宋" w:hint="eastAsia"/>
            </w:rPr>
            <w:fldChar w:fldCharType="begin"/>
          </w:r>
          <w:r>
            <w:rPr>
              <w:rStyle w:val="ac"/>
              <w:rFonts w:ascii="华文中宋" w:eastAsia="华文中宋" w:hAnsi="华文中宋" w:hint="eastAsia"/>
            </w:rPr>
            <w:instrText xml:space="preserve"> TOC \o "1-3" \h \z \u </w:instrText>
          </w:r>
          <w:r>
            <w:rPr>
              <w:rStyle w:val="ac"/>
              <w:rFonts w:ascii="华文中宋" w:eastAsia="华文中宋" w:hAnsi="华文中宋" w:hint="eastAsia"/>
            </w:rPr>
            <w:fldChar w:fldCharType="separate"/>
          </w:r>
          <w:hyperlink w:anchor="_Toc149848655" w:history="1">
            <w:r>
              <w:rPr>
                <w:rStyle w:val="ac"/>
                <w:rFonts w:ascii="华文中宋" w:eastAsia="华文中宋" w:hAnsi="华文中宋"/>
              </w:rPr>
              <w:t>一、引言</w:t>
            </w:r>
            <w:r>
              <w:rPr>
                <w:rStyle w:val="ac"/>
                <w:rFonts w:ascii="华文中宋" w:eastAsia="华文中宋" w:hAnsi="华文中宋"/>
              </w:rPr>
              <w:tab/>
            </w:r>
            <w:r>
              <w:rPr>
                <w:rStyle w:val="ac"/>
                <w:rFonts w:ascii="华文中宋" w:eastAsia="华文中宋" w:hAnsi="华文中宋"/>
              </w:rPr>
              <w:fldChar w:fldCharType="begin"/>
            </w:r>
            <w:r>
              <w:rPr>
                <w:rStyle w:val="ac"/>
                <w:rFonts w:ascii="华文中宋" w:eastAsia="华文中宋" w:hAnsi="华文中宋"/>
              </w:rPr>
              <w:instrText xml:space="preserve"> PAGEREF _Toc149848655 \h </w:instrText>
            </w:r>
            <w:r>
              <w:rPr>
                <w:rStyle w:val="ac"/>
                <w:rFonts w:ascii="华文中宋" w:eastAsia="华文中宋" w:hAnsi="华文中宋"/>
              </w:rPr>
            </w:r>
            <w:r>
              <w:rPr>
                <w:rStyle w:val="ac"/>
                <w:rFonts w:ascii="华文中宋" w:eastAsia="华文中宋" w:hAnsi="华文中宋"/>
              </w:rPr>
              <w:fldChar w:fldCharType="separate"/>
            </w:r>
            <w:r>
              <w:rPr>
                <w:rStyle w:val="ac"/>
                <w:rFonts w:ascii="华文中宋" w:eastAsia="华文中宋" w:hAnsi="华文中宋"/>
              </w:rPr>
              <w:t>2</w:t>
            </w:r>
            <w:r>
              <w:rPr>
                <w:rStyle w:val="ac"/>
                <w:rFonts w:ascii="华文中宋" w:eastAsia="华文中宋" w:hAnsi="华文中宋"/>
              </w:rPr>
              <w:fldChar w:fldCharType="end"/>
            </w:r>
          </w:hyperlink>
        </w:p>
        <w:p w14:paraId="58B4E983" w14:textId="77777777" w:rsidR="005E3B46" w:rsidRDefault="00000000">
          <w:pPr>
            <w:pStyle w:val="TOC2"/>
            <w:tabs>
              <w:tab w:val="right" w:leader="dot" w:pos="8296"/>
            </w:tabs>
            <w:spacing w:line="360" w:lineRule="auto"/>
            <w:rPr>
              <w:rStyle w:val="ac"/>
              <w:rFonts w:ascii="华文中宋" w:eastAsia="华文中宋" w:hAnsi="华文中宋" w:hint="eastAsia"/>
            </w:rPr>
          </w:pPr>
          <w:hyperlink w:anchor="_Toc149848656" w:history="1">
            <w:r>
              <w:rPr>
                <w:rStyle w:val="ac"/>
                <w:rFonts w:ascii="华文中宋" w:eastAsia="华文中宋" w:hAnsi="华文中宋"/>
              </w:rPr>
              <w:t>1、编写目的</w:t>
            </w:r>
            <w:r>
              <w:rPr>
                <w:rStyle w:val="ac"/>
                <w:rFonts w:ascii="华文中宋" w:eastAsia="华文中宋" w:hAnsi="华文中宋"/>
              </w:rPr>
              <w:tab/>
            </w:r>
            <w:r>
              <w:rPr>
                <w:rStyle w:val="ac"/>
                <w:rFonts w:ascii="华文中宋" w:eastAsia="华文中宋" w:hAnsi="华文中宋"/>
              </w:rPr>
              <w:fldChar w:fldCharType="begin"/>
            </w:r>
            <w:r>
              <w:rPr>
                <w:rStyle w:val="ac"/>
                <w:rFonts w:ascii="华文中宋" w:eastAsia="华文中宋" w:hAnsi="华文中宋"/>
              </w:rPr>
              <w:instrText xml:space="preserve"> PAGEREF _Toc149848656 \h </w:instrText>
            </w:r>
            <w:r>
              <w:rPr>
                <w:rStyle w:val="ac"/>
                <w:rFonts w:ascii="华文中宋" w:eastAsia="华文中宋" w:hAnsi="华文中宋"/>
              </w:rPr>
            </w:r>
            <w:r>
              <w:rPr>
                <w:rStyle w:val="ac"/>
                <w:rFonts w:ascii="华文中宋" w:eastAsia="华文中宋" w:hAnsi="华文中宋"/>
              </w:rPr>
              <w:fldChar w:fldCharType="separate"/>
            </w:r>
            <w:r>
              <w:rPr>
                <w:rStyle w:val="ac"/>
                <w:rFonts w:ascii="华文中宋" w:eastAsia="华文中宋" w:hAnsi="华文中宋"/>
              </w:rPr>
              <w:t>2</w:t>
            </w:r>
            <w:r>
              <w:rPr>
                <w:rStyle w:val="ac"/>
                <w:rFonts w:ascii="华文中宋" w:eastAsia="华文中宋" w:hAnsi="华文中宋"/>
              </w:rPr>
              <w:fldChar w:fldCharType="end"/>
            </w:r>
          </w:hyperlink>
        </w:p>
        <w:p w14:paraId="2F6F25AD" w14:textId="77777777" w:rsidR="005E3B46" w:rsidRDefault="00000000">
          <w:pPr>
            <w:pStyle w:val="TOC2"/>
            <w:tabs>
              <w:tab w:val="right" w:leader="dot" w:pos="8296"/>
            </w:tabs>
            <w:spacing w:line="360" w:lineRule="auto"/>
            <w:rPr>
              <w:rStyle w:val="ac"/>
              <w:rFonts w:ascii="华文中宋" w:eastAsia="华文中宋" w:hAnsi="华文中宋" w:hint="eastAsia"/>
            </w:rPr>
          </w:pPr>
          <w:hyperlink w:anchor="_Toc149848657" w:history="1">
            <w:r>
              <w:rPr>
                <w:rStyle w:val="ac"/>
                <w:rFonts w:ascii="华文中宋" w:eastAsia="华文中宋" w:hAnsi="华文中宋"/>
              </w:rPr>
              <w:t>2、背景</w:t>
            </w:r>
            <w:r>
              <w:rPr>
                <w:rStyle w:val="ac"/>
                <w:rFonts w:ascii="华文中宋" w:eastAsia="华文中宋" w:hAnsi="华文中宋"/>
              </w:rPr>
              <w:tab/>
            </w:r>
            <w:r>
              <w:rPr>
                <w:rStyle w:val="ac"/>
                <w:rFonts w:ascii="华文中宋" w:eastAsia="华文中宋" w:hAnsi="华文中宋"/>
              </w:rPr>
              <w:fldChar w:fldCharType="begin"/>
            </w:r>
            <w:r>
              <w:rPr>
                <w:rStyle w:val="ac"/>
                <w:rFonts w:ascii="华文中宋" w:eastAsia="华文中宋" w:hAnsi="华文中宋"/>
              </w:rPr>
              <w:instrText xml:space="preserve"> PAGEREF _Toc149848657 \h </w:instrText>
            </w:r>
            <w:r>
              <w:rPr>
                <w:rStyle w:val="ac"/>
                <w:rFonts w:ascii="华文中宋" w:eastAsia="华文中宋" w:hAnsi="华文中宋"/>
              </w:rPr>
            </w:r>
            <w:r>
              <w:rPr>
                <w:rStyle w:val="ac"/>
                <w:rFonts w:ascii="华文中宋" w:eastAsia="华文中宋" w:hAnsi="华文中宋"/>
              </w:rPr>
              <w:fldChar w:fldCharType="separate"/>
            </w:r>
            <w:r>
              <w:rPr>
                <w:rStyle w:val="ac"/>
                <w:rFonts w:ascii="华文中宋" w:eastAsia="华文中宋" w:hAnsi="华文中宋"/>
              </w:rPr>
              <w:t>3</w:t>
            </w:r>
            <w:r>
              <w:rPr>
                <w:rStyle w:val="ac"/>
                <w:rFonts w:ascii="华文中宋" w:eastAsia="华文中宋" w:hAnsi="华文中宋"/>
              </w:rPr>
              <w:fldChar w:fldCharType="end"/>
            </w:r>
          </w:hyperlink>
        </w:p>
        <w:p w14:paraId="56052494" w14:textId="77777777" w:rsidR="005E3B46" w:rsidRDefault="00000000">
          <w:pPr>
            <w:pStyle w:val="TOC2"/>
            <w:tabs>
              <w:tab w:val="right" w:leader="dot" w:pos="8296"/>
            </w:tabs>
            <w:spacing w:line="360" w:lineRule="auto"/>
            <w:rPr>
              <w:rStyle w:val="ac"/>
              <w:rFonts w:ascii="华文中宋" w:eastAsia="华文中宋" w:hAnsi="华文中宋" w:hint="eastAsia"/>
            </w:rPr>
          </w:pPr>
          <w:hyperlink w:anchor="_Toc149848658" w:history="1">
            <w:r>
              <w:rPr>
                <w:rStyle w:val="ac"/>
                <w:rFonts w:ascii="华文中宋" w:eastAsia="华文中宋" w:hAnsi="华文中宋"/>
              </w:rPr>
              <w:t>3、定义</w:t>
            </w:r>
            <w:r>
              <w:rPr>
                <w:rStyle w:val="ac"/>
                <w:rFonts w:ascii="华文中宋" w:eastAsia="华文中宋" w:hAnsi="华文中宋"/>
              </w:rPr>
              <w:tab/>
            </w:r>
            <w:r>
              <w:rPr>
                <w:rStyle w:val="ac"/>
                <w:rFonts w:ascii="华文中宋" w:eastAsia="华文中宋" w:hAnsi="华文中宋"/>
              </w:rPr>
              <w:fldChar w:fldCharType="begin"/>
            </w:r>
            <w:r>
              <w:rPr>
                <w:rStyle w:val="ac"/>
                <w:rFonts w:ascii="华文中宋" w:eastAsia="华文中宋" w:hAnsi="华文中宋"/>
              </w:rPr>
              <w:instrText xml:space="preserve"> PAGEREF _Toc149848658 \h </w:instrText>
            </w:r>
            <w:r>
              <w:rPr>
                <w:rStyle w:val="ac"/>
                <w:rFonts w:ascii="华文中宋" w:eastAsia="华文中宋" w:hAnsi="华文中宋"/>
              </w:rPr>
            </w:r>
            <w:r>
              <w:rPr>
                <w:rStyle w:val="ac"/>
                <w:rFonts w:ascii="华文中宋" w:eastAsia="华文中宋" w:hAnsi="华文中宋"/>
              </w:rPr>
              <w:fldChar w:fldCharType="separate"/>
            </w:r>
            <w:r>
              <w:rPr>
                <w:rStyle w:val="ac"/>
                <w:rFonts w:ascii="华文中宋" w:eastAsia="华文中宋" w:hAnsi="华文中宋"/>
              </w:rPr>
              <w:t>3</w:t>
            </w:r>
            <w:r>
              <w:rPr>
                <w:rStyle w:val="ac"/>
                <w:rFonts w:ascii="华文中宋" w:eastAsia="华文中宋" w:hAnsi="华文中宋"/>
              </w:rPr>
              <w:fldChar w:fldCharType="end"/>
            </w:r>
          </w:hyperlink>
        </w:p>
        <w:p w14:paraId="1E592D97" w14:textId="77777777" w:rsidR="005E3B46" w:rsidRDefault="00000000">
          <w:pPr>
            <w:pStyle w:val="TOC2"/>
            <w:tabs>
              <w:tab w:val="right" w:leader="dot" w:pos="8296"/>
            </w:tabs>
            <w:spacing w:line="360" w:lineRule="auto"/>
            <w:rPr>
              <w:rStyle w:val="ac"/>
              <w:rFonts w:ascii="华文中宋" w:eastAsia="华文中宋" w:hAnsi="华文中宋" w:hint="eastAsia"/>
            </w:rPr>
          </w:pPr>
          <w:hyperlink w:anchor="_Toc149848659" w:history="1">
            <w:r>
              <w:rPr>
                <w:rStyle w:val="ac"/>
                <w:rFonts w:ascii="华文中宋" w:eastAsia="华文中宋" w:hAnsi="华文中宋"/>
              </w:rPr>
              <w:t>4、参考文献</w:t>
            </w:r>
            <w:r>
              <w:rPr>
                <w:rStyle w:val="ac"/>
                <w:rFonts w:ascii="华文中宋" w:eastAsia="华文中宋" w:hAnsi="华文中宋"/>
              </w:rPr>
              <w:tab/>
            </w:r>
            <w:r>
              <w:rPr>
                <w:rStyle w:val="ac"/>
                <w:rFonts w:ascii="华文中宋" w:eastAsia="华文中宋" w:hAnsi="华文中宋"/>
              </w:rPr>
              <w:fldChar w:fldCharType="begin"/>
            </w:r>
            <w:r>
              <w:rPr>
                <w:rStyle w:val="ac"/>
                <w:rFonts w:ascii="华文中宋" w:eastAsia="华文中宋" w:hAnsi="华文中宋"/>
              </w:rPr>
              <w:instrText xml:space="preserve"> PAGEREF _Toc149848659 \h </w:instrText>
            </w:r>
            <w:r>
              <w:rPr>
                <w:rStyle w:val="ac"/>
                <w:rFonts w:ascii="华文中宋" w:eastAsia="华文中宋" w:hAnsi="华文中宋"/>
              </w:rPr>
            </w:r>
            <w:r>
              <w:rPr>
                <w:rStyle w:val="ac"/>
                <w:rFonts w:ascii="华文中宋" w:eastAsia="华文中宋" w:hAnsi="华文中宋"/>
              </w:rPr>
              <w:fldChar w:fldCharType="separate"/>
            </w:r>
            <w:r>
              <w:rPr>
                <w:rStyle w:val="ac"/>
                <w:rFonts w:ascii="华文中宋" w:eastAsia="华文中宋" w:hAnsi="华文中宋"/>
              </w:rPr>
              <w:t>4</w:t>
            </w:r>
            <w:r>
              <w:rPr>
                <w:rStyle w:val="ac"/>
                <w:rFonts w:ascii="华文中宋" w:eastAsia="华文中宋" w:hAnsi="华文中宋"/>
              </w:rPr>
              <w:fldChar w:fldCharType="end"/>
            </w:r>
          </w:hyperlink>
        </w:p>
        <w:p w14:paraId="5E36BBF1" w14:textId="77777777" w:rsidR="005E3B46" w:rsidRDefault="00000000">
          <w:pPr>
            <w:pStyle w:val="TOC2"/>
            <w:tabs>
              <w:tab w:val="right" w:leader="dot" w:pos="8296"/>
            </w:tabs>
            <w:spacing w:line="360" w:lineRule="auto"/>
            <w:rPr>
              <w:rStyle w:val="ac"/>
              <w:rFonts w:ascii="华文中宋" w:eastAsia="华文中宋" w:hAnsi="华文中宋" w:hint="eastAsia"/>
            </w:rPr>
          </w:pPr>
          <w:hyperlink w:anchor="_Toc149848660" w:history="1">
            <w:r>
              <w:rPr>
                <w:rStyle w:val="ac"/>
                <w:rFonts w:ascii="华文中宋" w:eastAsia="华文中宋" w:hAnsi="华文中宋"/>
              </w:rPr>
              <w:t>二、系统结构模型</w:t>
            </w:r>
            <w:r>
              <w:rPr>
                <w:rStyle w:val="ac"/>
                <w:rFonts w:ascii="华文中宋" w:eastAsia="华文中宋" w:hAnsi="华文中宋"/>
              </w:rPr>
              <w:tab/>
            </w:r>
            <w:r>
              <w:rPr>
                <w:rStyle w:val="ac"/>
                <w:rFonts w:ascii="华文中宋" w:eastAsia="华文中宋" w:hAnsi="华文中宋"/>
              </w:rPr>
              <w:fldChar w:fldCharType="begin"/>
            </w:r>
            <w:r>
              <w:rPr>
                <w:rStyle w:val="ac"/>
                <w:rFonts w:ascii="华文中宋" w:eastAsia="华文中宋" w:hAnsi="华文中宋"/>
              </w:rPr>
              <w:instrText xml:space="preserve"> PAGEREF _Toc149848660 \h </w:instrText>
            </w:r>
            <w:r>
              <w:rPr>
                <w:rStyle w:val="ac"/>
                <w:rFonts w:ascii="华文中宋" w:eastAsia="华文中宋" w:hAnsi="华文中宋"/>
              </w:rPr>
            </w:r>
            <w:r>
              <w:rPr>
                <w:rStyle w:val="ac"/>
                <w:rFonts w:ascii="华文中宋" w:eastAsia="华文中宋" w:hAnsi="华文中宋"/>
              </w:rPr>
              <w:fldChar w:fldCharType="separate"/>
            </w:r>
            <w:r>
              <w:rPr>
                <w:rStyle w:val="ac"/>
                <w:rFonts w:ascii="华文中宋" w:eastAsia="华文中宋" w:hAnsi="华文中宋"/>
              </w:rPr>
              <w:t>5</w:t>
            </w:r>
            <w:r>
              <w:rPr>
                <w:rStyle w:val="ac"/>
                <w:rFonts w:ascii="华文中宋" w:eastAsia="华文中宋" w:hAnsi="华文中宋"/>
              </w:rPr>
              <w:fldChar w:fldCharType="end"/>
            </w:r>
          </w:hyperlink>
        </w:p>
        <w:p w14:paraId="74D4EE54" w14:textId="77777777" w:rsidR="005E3B46" w:rsidRDefault="00000000">
          <w:pPr>
            <w:pStyle w:val="TOC2"/>
            <w:tabs>
              <w:tab w:val="right" w:leader="dot" w:pos="8296"/>
            </w:tabs>
            <w:spacing w:line="360" w:lineRule="auto"/>
            <w:rPr>
              <w:rStyle w:val="ac"/>
              <w:rFonts w:ascii="华文中宋" w:eastAsia="华文中宋" w:hAnsi="华文中宋" w:hint="eastAsia"/>
            </w:rPr>
          </w:pPr>
          <w:hyperlink w:anchor="_Toc149848661" w:history="1">
            <w:r>
              <w:rPr>
                <w:rStyle w:val="ac"/>
                <w:rFonts w:ascii="华文中宋" w:eastAsia="华文中宋" w:hAnsi="华文中宋"/>
              </w:rPr>
              <w:t>1、初始对象表</w:t>
            </w:r>
            <w:r>
              <w:rPr>
                <w:rStyle w:val="ac"/>
                <w:rFonts w:ascii="华文中宋" w:eastAsia="华文中宋" w:hAnsi="华文中宋"/>
              </w:rPr>
              <w:tab/>
            </w:r>
            <w:r>
              <w:rPr>
                <w:rStyle w:val="ac"/>
                <w:rFonts w:ascii="华文中宋" w:eastAsia="华文中宋" w:hAnsi="华文中宋"/>
              </w:rPr>
              <w:fldChar w:fldCharType="begin"/>
            </w:r>
            <w:r>
              <w:rPr>
                <w:rStyle w:val="ac"/>
                <w:rFonts w:ascii="华文中宋" w:eastAsia="华文中宋" w:hAnsi="华文中宋"/>
              </w:rPr>
              <w:instrText xml:space="preserve"> PAGEREF _Toc149848661 \h </w:instrText>
            </w:r>
            <w:r>
              <w:rPr>
                <w:rStyle w:val="ac"/>
                <w:rFonts w:ascii="华文中宋" w:eastAsia="华文中宋" w:hAnsi="华文中宋"/>
              </w:rPr>
            </w:r>
            <w:r>
              <w:rPr>
                <w:rStyle w:val="ac"/>
                <w:rFonts w:ascii="华文中宋" w:eastAsia="华文中宋" w:hAnsi="华文中宋"/>
              </w:rPr>
              <w:fldChar w:fldCharType="separate"/>
            </w:r>
            <w:r>
              <w:rPr>
                <w:rStyle w:val="ac"/>
                <w:rFonts w:ascii="华文中宋" w:eastAsia="华文中宋" w:hAnsi="华文中宋"/>
              </w:rPr>
              <w:t>5</w:t>
            </w:r>
            <w:r>
              <w:rPr>
                <w:rStyle w:val="ac"/>
                <w:rFonts w:ascii="华文中宋" w:eastAsia="华文中宋" w:hAnsi="华文中宋"/>
              </w:rPr>
              <w:fldChar w:fldCharType="end"/>
            </w:r>
          </w:hyperlink>
        </w:p>
        <w:p w14:paraId="27C80E4B" w14:textId="77777777" w:rsidR="005E3B46" w:rsidRDefault="00000000">
          <w:pPr>
            <w:pStyle w:val="TOC2"/>
            <w:tabs>
              <w:tab w:val="right" w:leader="dot" w:pos="8296"/>
            </w:tabs>
            <w:spacing w:line="360" w:lineRule="auto"/>
            <w:rPr>
              <w:rStyle w:val="ac"/>
              <w:rFonts w:ascii="华文中宋" w:eastAsia="华文中宋" w:hAnsi="华文中宋" w:hint="eastAsia"/>
            </w:rPr>
          </w:pPr>
          <w:hyperlink w:anchor="_Toc149848662" w:history="1">
            <w:r>
              <w:rPr>
                <w:rStyle w:val="ac"/>
                <w:rFonts w:ascii="华文中宋" w:eastAsia="华文中宋" w:hAnsi="华文中宋"/>
              </w:rPr>
              <w:t>2、初始类图</w:t>
            </w:r>
            <w:r>
              <w:rPr>
                <w:rStyle w:val="ac"/>
                <w:rFonts w:ascii="华文中宋" w:eastAsia="华文中宋" w:hAnsi="华文中宋"/>
              </w:rPr>
              <w:tab/>
            </w:r>
            <w:r>
              <w:rPr>
                <w:rStyle w:val="ac"/>
                <w:rFonts w:ascii="华文中宋" w:eastAsia="华文中宋" w:hAnsi="华文中宋"/>
              </w:rPr>
              <w:fldChar w:fldCharType="begin"/>
            </w:r>
            <w:r>
              <w:rPr>
                <w:rStyle w:val="ac"/>
                <w:rFonts w:ascii="华文中宋" w:eastAsia="华文中宋" w:hAnsi="华文中宋"/>
              </w:rPr>
              <w:instrText xml:space="preserve"> PAGEREF _Toc149848662 \h </w:instrText>
            </w:r>
            <w:r>
              <w:rPr>
                <w:rStyle w:val="ac"/>
                <w:rFonts w:ascii="华文中宋" w:eastAsia="华文中宋" w:hAnsi="华文中宋"/>
              </w:rPr>
            </w:r>
            <w:r>
              <w:rPr>
                <w:rStyle w:val="ac"/>
                <w:rFonts w:ascii="华文中宋" w:eastAsia="华文中宋" w:hAnsi="华文中宋"/>
              </w:rPr>
              <w:fldChar w:fldCharType="separate"/>
            </w:r>
            <w:r>
              <w:rPr>
                <w:rStyle w:val="ac"/>
                <w:rFonts w:ascii="华文中宋" w:eastAsia="华文中宋" w:hAnsi="华文中宋"/>
              </w:rPr>
              <w:t>5</w:t>
            </w:r>
            <w:r>
              <w:rPr>
                <w:rStyle w:val="ac"/>
                <w:rFonts w:ascii="华文中宋" w:eastAsia="华文中宋" w:hAnsi="华文中宋"/>
              </w:rPr>
              <w:fldChar w:fldCharType="end"/>
            </w:r>
          </w:hyperlink>
        </w:p>
        <w:p w14:paraId="40D91DCD" w14:textId="77777777" w:rsidR="005E3B46" w:rsidRDefault="00000000">
          <w:pPr>
            <w:pStyle w:val="TOC2"/>
            <w:tabs>
              <w:tab w:val="right" w:leader="dot" w:pos="8296"/>
            </w:tabs>
            <w:spacing w:line="360" w:lineRule="auto"/>
            <w:rPr>
              <w:rStyle w:val="ac"/>
              <w:rFonts w:ascii="华文中宋" w:eastAsia="华文中宋" w:hAnsi="华文中宋" w:hint="eastAsia"/>
            </w:rPr>
          </w:pPr>
          <w:hyperlink w:anchor="_Toc149848663" w:history="1">
            <w:r>
              <w:rPr>
                <w:rStyle w:val="ac"/>
                <w:rFonts w:ascii="华文中宋" w:eastAsia="华文中宋" w:hAnsi="华文中宋"/>
              </w:rPr>
              <w:t>3、细化类图</w:t>
            </w:r>
            <w:r>
              <w:rPr>
                <w:rStyle w:val="ac"/>
                <w:rFonts w:ascii="华文中宋" w:eastAsia="华文中宋" w:hAnsi="华文中宋"/>
              </w:rPr>
              <w:tab/>
            </w:r>
            <w:r>
              <w:rPr>
                <w:rStyle w:val="ac"/>
                <w:rFonts w:ascii="华文中宋" w:eastAsia="华文中宋" w:hAnsi="华文中宋"/>
              </w:rPr>
              <w:fldChar w:fldCharType="begin"/>
            </w:r>
            <w:r>
              <w:rPr>
                <w:rStyle w:val="ac"/>
                <w:rFonts w:ascii="华文中宋" w:eastAsia="华文中宋" w:hAnsi="华文中宋"/>
              </w:rPr>
              <w:instrText xml:space="preserve"> PAGEREF _Toc149848663 \h </w:instrText>
            </w:r>
            <w:r>
              <w:rPr>
                <w:rStyle w:val="ac"/>
                <w:rFonts w:ascii="华文中宋" w:eastAsia="华文中宋" w:hAnsi="华文中宋"/>
              </w:rPr>
            </w:r>
            <w:r>
              <w:rPr>
                <w:rStyle w:val="ac"/>
                <w:rFonts w:ascii="华文中宋" w:eastAsia="华文中宋" w:hAnsi="华文中宋"/>
              </w:rPr>
              <w:fldChar w:fldCharType="separate"/>
            </w:r>
            <w:r>
              <w:rPr>
                <w:rStyle w:val="ac"/>
                <w:rFonts w:ascii="华文中宋" w:eastAsia="华文中宋" w:hAnsi="华文中宋"/>
              </w:rPr>
              <w:t>5</w:t>
            </w:r>
            <w:r>
              <w:rPr>
                <w:rStyle w:val="ac"/>
                <w:rFonts w:ascii="华文中宋" w:eastAsia="华文中宋" w:hAnsi="华文中宋"/>
              </w:rPr>
              <w:fldChar w:fldCharType="end"/>
            </w:r>
          </w:hyperlink>
        </w:p>
        <w:p w14:paraId="6459110B" w14:textId="77777777" w:rsidR="005E3B46" w:rsidRDefault="00000000">
          <w:pPr>
            <w:pStyle w:val="TOC2"/>
            <w:tabs>
              <w:tab w:val="right" w:leader="dot" w:pos="8296"/>
            </w:tabs>
            <w:spacing w:line="360" w:lineRule="auto"/>
            <w:rPr>
              <w:rStyle w:val="ac"/>
              <w:rFonts w:ascii="华文中宋" w:eastAsia="华文中宋" w:hAnsi="华文中宋" w:hint="eastAsia"/>
            </w:rPr>
          </w:pPr>
          <w:hyperlink w:anchor="_Toc149848664" w:history="1">
            <w:r>
              <w:rPr>
                <w:rStyle w:val="ac"/>
                <w:rFonts w:ascii="华文中宋" w:eastAsia="华文中宋" w:hAnsi="华文中宋"/>
              </w:rPr>
              <w:t>3.1属性的识别</w:t>
            </w:r>
            <w:r>
              <w:rPr>
                <w:rStyle w:val="ac"/>
                <w:rFonts w:ascii="华文中宋" w:eastAsia="华文中宋" w:hAnsi="华文中宋"/>
              </w:rPr>
              <w:tab/>
            </w:r>
            <w:r>
              <w:rPr>
                <w:rStyle w:val="ac"/>
                <w:rFonts w:ascii="华文中宋" w:eastAsia="华文中宋" w:hAnsi="华文中宋"/>
              </w:rPr>
              <w:fldChar w:fldCharType="begin"/>
            </w:r>
            <w:r>
              <w:rPr>
                <w:rStyle w:val="ac"/>
                <w:rFonts w:ascii="华文中宋" w:eastAsia="华文中宋" w:hAnsi="华文中宋"/>
              </w:rPr>
              <w:instrText xml:space="preserve"> PAGEREF _Toc149848664 \h </w:instrText>
            </w:r>
            <w:r>
              <w:rPr>
                <w:rStyle w:val="ac"/>
                <w:rFonts w:ascii="华文中宋" w:eastAsia="华文中宋" w:hAnsi="华文中宋"/>
              </w:rPr>
            </w:r>
            <w:r>
              <w:rPr>
                <w:rStyle w:val="ac"/>
                <w:rFonts w:ascii="华文中宋" w:eastAsia="华文中宋" w:hAnsi="华文中宋"/>
              </w:rPr>
              <w:fldChar w:fldCharType="separate"/>
            </w:r>
            <w:r>
              <w:rPr>
                <w:rStyle w:val="ac"/>
                <w:rFonts w:ascii="华文中宋" w:eastAsia="华文中宋" w:hAnsi="华文中宋"/>
              </w:rPr>
              <w:t>5</w:t>
            </w:r>
            <w:r>
              <w:rPr>
                <w:rStyle w:val="ac"/>
                <w:rFonts w:ascii="华文中宋" w:eastAsia="华文中宋" w:hAnsi="华文中宋"/>
              </w:rPr>
              <w:fldChar w:fldCharType="end"/>
            </w:r>
          </w:hyperlink>
        </w:p>
        <w:p w14:paraId="47EFCF74" w14:textId="77777777" w:rsidR="005E3B46" w:rsidRDefault="00000000">
          <w:pPr>
            <w:pStyle w:val="TOC2"/>
            <w:tabs>
              <w:tab w:val="right" w:leader="dot" w:pos="8296"/>
            </w:tabs>
            <w:spacing w:line="360" w:lineRule="auto"/>
            <w:rPr>
              <w:rStyle w:val="ac"/>
              <w:rFonts w:ascii="华文中宋" w:eastAsia="华文中宋" w:hAnsi="华文中宋" w:hint="eastAsia"/>
            </w:rPr>
          </w:pPr>
          <w:hyperlink w:anchor="_Toc149848665" w:history="1">
            <w:r>
              <w:rPr>
                <w:rStyle w:val="ac"/>
                <w:rFonts w:ascii="华文中宋" w:eastAsia="华文中宋" w:hAnsi="华文中宋"/>
              </w:rPr>
              <w:t>3.2操作的识别</w:t>
            </w:r>
            <w:r>
              <w:rPr>
                <w:rStyle w:val="ac"/>
                <w:rFonts w:ascii="华文中宋" w:eastAsia="华文中宋" w:hAnsi="华文中宋"/>
              </w:rPr>
              <w:tab/>
            </w:r>
            <w:r>
              <w:rPr>
                <w:rStyle w:val="ac"/>
                <w:rFonts w:ascii="华文中宋" w:eastAsia="华文中宋" w:hAnsi="华文中宋"/>
              </w:rPr>
              <w:fldChar w:fldCharType="begin"/>
            </w:r>
            <w:r>
              <w:rPr>
                <w:rStyle w:val="ac"/>
                <w:rFonts w:ascii="华文中宋" w:eastAsia="华文中宋" w:hAnsi="华文中宋"/>
              </w:rPr>
              <w:instrText xml:space="preserve"> PAGEREF _Toc149848665 \h </w:instrText>
            </w:r>
            <w:r>
              <w:rPr>
                <w:rStyle w:val="ac"/>
                <w:rFonts w:ascii="华文中宋" w:eastAsia="华文中宋" w:hAnsi="华文中宋"/>
              </w:rPr>
            </w:r>
            <w:r>
              <w:rPr>
                <w:rStyle w:val="ac"/>
                <w:rFonts w:ascii="华文中宋" w:eastAsia="华文中宋" w:hAnsi="华文中宋"/>
              </w:rPr>
              <w:fldChar w:fldCharType="separate"/>
            </w:r>
            <w:r>
              <w:rPr>
                <w:rStyle w:val="ac"/>
                <w:rFonts w:ascii="华文中宋" w:eastAsia="华文中宋" w:hAnsi="华文中宋"/>
              </w:rPr>
              <w:t>5</w:t>
            </w:r>
            <w:r>
              <w:rPr>
                <w:rStyle w:val="ac"/>
                <w:rFonts w:ascii="华文中宋" w:eastAsia="华文中宋" w:hAnsi="华文中宋"/>
              </w:rPr>
              <w:fldChar w:fldCharType="end"/>
            </w:r>
          </w:hyperlink>
        </w:p>
        <w:p w14:paraId="55F663AA" w14:textId="77777777" w:rsidR="005E3B46" w:rsidRDefault="00000000">
          <w:pPr>
            <w:pStyle w:val="TOC2"/>
            <w:tabs>
              <w:tab w:val="right" w:leader="dot" w:pos="8296"/>
            </w:tabs>
            <w:spacing w:line="360" w:lineRule="auto"/>
            <w:rPr>
              <w:rStyle w:val="ac"/>
              <w:rFonts w:ascii="华文中宋" w:eastAsia="华文中宋" w:hAnsi="华文中宋" w:hint="eastAsia"/>
            </w:rPr>
          </w:pPr>
          <w:hyperlink w:anchor="_Toc149848666" w:history="1">
            <w:r>
              <w:rPr>
                <w:rStyle w:val="ac"/>
                <w:rFonts w:ascii="华文中宋" w:eastAsia="华文中宋" w:hAnsi="华文中宋"/>
              </w:rPr>
              <w:t>4、三层精化类图</w:t>
            </w:r>
            <w:r>
              <w:rPr>
                <w:rStyle w:val="ac"/>
                <w:rFonts w:ascii="华文中宋" w:eastAsia="华文中宋" w:hAnsi="华文中宋"/>
              </w:rPr>
              <w:tab/>
            </w:r>
            <w:r>
              <w:rPr>
                <w:rStyle w:val="ac"/>
                <w:rFonts w:ascii="华文中宋" w:eastAsia="华文中宋" w:hAnsi="华文中宋"/>
              </w:rPr>
              <w:fldChar w:fldCharType="begin"/>
            </w:r>
            <w:r>
              <w:rPr>
                <w:rStyle w:val="ac"/>
                <w:rFonts w:ascii="华文中宋" w:eastAsia="华文中宋" w:hAnsi="华文中宋"/>
              </w:rPr>
              <w:instrText xml:space="preserve"> PAGEREF _Toc149848666 \h </w:instrText>
            </w:r>
            <w:r>
              <w:rPr>
                <w:rStyle w:val="ac"/>
                <w:rFonts w:ascii="华文中宋" w:eastAsia="华文中宋" w:hAnsi="华文中宋"/>
              </w:rPr>
            </w:r>
            <w:r>
              <w:rPr>
                <w:rStyle w:val="ac"/>
                <w:rFonts w:ascii="华文中宋" w:eastAsia="华文中宋" w:hAnsi="华文中宋"/>
              </w:rPr>
              <w:fldChar w:fldCharType="separate"/>
            </w:r>
            <w:r>
              <w:rPr>
                <w:rStyle w:val="ac"/>
                <w:rFonts w:ascii="华文中宋" w:eastAsia="华文中宋" w:hAnsi="华文中宋"/>
              </w:rPr>
              <w:t>5</w:t>
            </w:r>
            <w:r>
              <w:rPr>
                <w:rStyle w:val="ac"/>
                <w:rFonts w:ascii="华文中宋" w:eastAsia="华文中宋" w:hAnsi="华文中宋"/>
              </w:rPr>
              <w:fldChar w:fldCharType="end"/>
            </w:r>
          </w:hyperlink>
        </w:p>
        <w:p w14:paraId="685A5862" w14:textId="77777777" w:rsidR="005E3B46" w:rsidRDefault="00000000">
          <w:pPr>
            <w:pStyle w:val="TOC2"/>
            <w:tabs>
              <w:tab w:val="right" w:leader="dot" w:pos="8296"/>
            </w:tabs>
            <w:spacing w:line="360" w:lineRule="auto"/>
            <w:rPr>
              <w:rStyle w:val="ac"/>
              <w:rFonts w:ascii="华文中宋" w:eastAsia="华文中宋" w:hAnsi="华文中宋" w:hint="eastAsia"/>
            </w:rPr>
          </w:pPr>
          <w:hyperlink w:anchor="_Toc149848667" w:history="1">
            <w:r>
              <w:rPr>
                <w:rStyle w:val="ac"/>
                <w:rFonts w:ascii="华文中宋" w:eastAsia="华文中宋" w:hAnsi="华文中宋"/>
              </w:rPr>
              <w:t>三、系统行为模型</w:t>
            </w:r>
            <w:r>
              <w:rPr>
                <w:rStyle w:val="ac"/>
                <w:rFonts w:ascii="华文中宋" w:eastAsia="华文中宋" w:hAnsi="华文中宋"/>
              </w:rPr>
              <w:tab/>
            </w:r>
            <w:r>
              <w:rPr>
                <w:rStyle w:val="ac"/>
                <w:rFonts w:ascii="华文中宋" w:eastAsia="华文中宋" w:hAnsi="华文中宋"/>
              </w:rPr>
              <w:fldChar w:fldCharType="begin"/>
            </w:r>
            <w:r>
              <w:rPr>
                <w:rStyle w:val="ac"/>
                <w:rFonts w:ascii="华文中宋" w:eastAsia="华文中宋" w:hAnsi="华文中宋"/>
              </w:rPr>
              <w:instrText xml:space="preserve"> PAGEREF _Toc149848667 \h </w:instrText>
            </w:r>
            <w:r>
              <w:rPr>
                <w:rStyle w:val="ac"/>
                <w:rFonts w:ascii="华文中宋" w:eastAsia="华文中宋" w:hAnsi="华文中宋"/>
              </w:rPr>
            </w:r>
            <w:r>
              <w:rPr>
                <w:rStyle w:val="ac"/>
                <w:rFonts w:ascii="华文中宋" w:eastAsia="华文中宋" w:hAnsi="华文中宋"/>
              </w:rPr>
              <w:fldChar w:fldCharType="separate"/>
            </w:r>
            <w:r>
              <w:rPr>
                <w:rStyle w:val="ac"/>
                <w:rFonts w:ascii="华文中宋" w:eastAsia="华文中宋" w:hAnsi="华文中宋"/>
              </w:rPr>
              <w:t>9</w:t>
            </w:r>
            <w:r>
              <w:rPr>
                <w:rStyle w:val="ac"/>
                <w:rFonts w:ascii="华文中宋" w:eastAsia="华文中宋" w:hAnsi="华文中宋"/>
              </w:rPr>
              <w:fldChar w:fldCharType="end"/>
            </w:r>
          </w:hyperlink>
        </w:p>
        <w:p w14:paraId="6CFD8975" w14:textId="77777777" w:rsidR="005E3B46" w:rsidRDefault="00000000">
          <w:pPr>
            <w:pStyle w:val="TOC2"/>
            <w:tabs>
              <w:tab w:val="right" w:leader="dot" w:pos="8296"/>
            </w:tabs>
            <w:spacing w:line="360" w:lineRule="auto"/>
            <w:rPr>
              <w:rStyle w:val="ac"/>
              <w:rFonts w:ascii="华文中宋" w:eastAsia="华文中宋" w:hAnsi="华文中宋" w:hint="eastAsia"/>
            </w:rPr>
          </w:pPr>
          <w:hyperlink w:anchor="_Toc149848668" w:history="1">
            <w:r>
              <w:rPr>
                <w:rStyle w:val="ac"/>
                <w:rFonts w:ascii="华文中宋" w:eastAsia="华文中宋" w:hAnsi="华文中宋"/>
              </w:rPr>
              <w:t>1、交互模型</w:t>
            </w:r>
            <w:r>
              <w:rPr>
                <w:rStyle w:val="ac"/>
                <w:rFonts w:ascii="华文中宋" w:eastAsia="华文中宋" w:hAnsi="华文中宋"/>
              </w:rPr>
              <w:tab/>
            </w:r>
            <w:r>
              <w:rPr>
                <w:rStyle w:val="ac"/>
                <w:rFonts w:ascii="华文中宋" w:eastAsia="华文中宋" w:hAnsi="华文中宋"/>
              </w:rPr>
              <w:fldChar w:fldCharType="begin"/>
            </w:r>
            <w:r>
              <w:rPr>
                <w:rStyle w:val="ac"/>
                <w:rFonts w:ascii="华文中宋" w:eastAsia="华文中宋" w:hAnsi="华文中宋"/>
              </w:rPr>
              <w:instrText xml:space="preserve"> PAGEREF _Toc149848668 \h </w:instrText>
            </w:r>
            <w:r>
              <w:rPr>
                <w:rStyle w:val="ac"/>
                <w:rFonts w:ascii="华文中宋" w:eastAsia="华文中宋" w:hAnsi="华文中宋"/>
              </w:rPr>
            </w:r>
            <w:r>
              <w:rPr>
                <w:rStyle w:val="ac"/>
                <w:rFonts w:ascii="华文中宋" w:eastAsia="华文中宋" w:hAnsi="华文中宋"/>
              </w:rPr>
              <w:fldChar w:fldCharType="separate"/>
            </w:r>
            <w:r>
              <w:rPr>
                <w:rStyle w:val="ac"/>
                <w:rFonts w:ascii="华文中宋" w:eastAsia="华文中宋" w:hAnsi="华文中宋"/>
              </w:rPr>
              <w:t>9</w:t>
            </w:r>
            <w:r>
              <w:rPr>
                <w:rStyle w:val="ac"/>
                <w:rFonts w:ascii="华文中宋" w:eastAsia="华文中宋" w:hAnsi="华文中宋"/>
              </w:rPr>
              <w:fldChar w:fldCharType="end"/>
            </w:r>
          </w:hyperlink>
        </w:p>
        <w:p w14:paraId="558F2FE2" w14:textId="77777777" w:rsidR="005E3B46" w:rsidRDefault="00000000">
          <w:pPr>
            <w:pStyle w:val="TOC2"/>
            <w:tabs>
              <w:tab w:val="right" w:leader="dot" w:pos="8296"/>
            </w:tabs>
            <w:spacing w:line="360" w:lineRule="auto"/>
            <w:rPr>
              <w:rStyle w:val="ac"/>
              <w:rFonts w:ascii="华文中宋" w:eastAsia="华文中宋" w:hAnsi="华文中宋" w:hint="eastAsia"/>
            </w:rPr>
          </w:pPr>
          <w:hyperlink w:anchor="_Toc149848669" w:history="1">
            <w:r>
              <w:rPr>
                <w:rStyle w:val="ac"/>
                <w:rFonts w:ascii="华文中宋" w:eastAsia="华文中宋" w:hAnsi="华文中宋"/>
              </w:rPr>
              <w:t>2、状态模型</w:t>
            </w:r>
            <w:r>
              <w:rPr>
                <w:rStyle w:val="ac"/>
                <w:rFonts w:ascii="华文中宋" w:eastAsia="华文中宋" w:hAnsi="华文中宋"/>
              </w:rPr>
              <w:tab/>
            </w:r>
            <w:r>
              <w:rPr>
                <w:rStyle w:val="ac"/>
                <w:rFonts w:ascii="华文中宋" w:eastAsia="华文中宋" w:hAnsi="华文中宋"/>
              </w:rPr>
              <w:fldChar w:fldCharType="begin"/>
            </w:r>
            <w:r>
              <w:rPr>
                <w:rStyle w:val="ac"/>
                <w:rFonts w:ascii="华文中宋" w:eastAsia="华文中宋" w:hAnsi="华文中宋"/>
              </w:rPr>
              <w:instrText xml:space="preserve"> PAGEREF _Toc149848669 \h </w:instrText>
            </w:r>
            <w:r>
              <w:rPr>
                <w:rStyle w:val="ac"/>
                <w:rFonts w:ascii="华文中宋" w:eastAsia="华文中宋" w:hAnsi="华文中宋"/>
              </w:rPr>
            </w:r>
            <w:r>
              <w:rPr>
                <w:rStyle w:val="ac"/>
                <w:rFonts w:ascii="华文中宋" w:eastAsia="华文中宋" w:hAnsi="华文中宋"/>
              </w:rPr>
              <w:fldChar w:fldCharType="separate"/>
            </w:r>
            <w:r>
              <w:rPr>
                <w:rStyle w:val="ac"/>
                <w:rFonts w:ascii="华文中宋" w:eastAsia="华文中宋" w:hAnsi="华文中宋"/>
              </w:rPr>
              <w:t>17</w:t>
            </w:r>
            <w:r>
              <w:rPr>
                <w:rStyle w:val="ac"/>
                <w:rFonts w:ascii="华文中宋" w:eastAsia="华文中宋" w:hAnsi="华文中宋"/>
              </w:rPr>
              <w:fldChar w:fldCharType="end"/>
            </w:r>
          </w:hyperlink>
        </w:p>
        <w:p w14:paraId="712CDDF8" w14:textId="77777777" w:rsidR="005E3B46" w:rsidRDefault="00000000">
          <w:pPr>
            <w:pStyle w:val="TOC2"/>
            <w:tabs>
              <w:tab w:val="right" w:leader="dot" w:pos="8296"/>
            </w:tabs>
            <w:spacing w:line="360" w:lineRule="auto"/>
            <w:rPr>
              <w:rStyle w:val="ac"/>
              <w:rFonts w:ascii="华文中宋" w:eastAsia="华文中宋" w:hAnsi="华文中宋" w:hint="eastAsia"/>
            </w:rPr>
          </w:pPr>
          <w:r>
            <w:rPr>
              <w:rStyle w:val="ac"/>
              <w:rFonts w:ascii="华文中宋" w:eastAsia="华文中宋" w:hAnsi="华文中宋" w:hint="eastAsia"/>
            </w:rPr>
            <w:fldChar w:fldCharType="end"/>
          </w:r>
        </w:p>
      </w:sdtContent>
    </w:sdt>
    <w:p w14:paraId="614C705F" w14:textId="77777777" w:rsidR="005E3B46" w:rsidRDefault="005E3B46">
      <w:pPr>
        <w:pStyle w:val="ae"/>
        <w:jc w:val="center"/>
        <w:rPr>
          <w:sz w:val="30"/>
          <w:szCs w:val="30"/>
        </w:rPr>
      </w:pPr>
    </w:p>
    <w:p w14:paraId="4C7FE153" w14:textId="77777777" w:rsidR="005E3B46" w:rsidRDefault="005E3B46">
      <w:pPr>
        <w:pStyle w:val="ae"/>
        <w:jc w:val="center"/>
        <w:rPr>
          <w:sz w:val="30"/>
          <w:szCs w:val="30"/>
        </w:rPr>
      </w:pPr>
    </w:p>
    <w:p w14:paraId="60F40DCF" w14:textId="77777777" w:rsidR="005E3B46" w:rsidRDefault="005E3B46">
      <w:pPr>
        <w:pStyle w:val="ae"/>
        <w:jc w:val="center"/>
        <w:rPr>
          <w:sz w:val="30"/>
          <w:szCs w:val="30"/>
        </w:rPr>
      </w:pPr>
    </w:p>
    <w:p w14:paraId="0DC2A42E" w14:textId="77777777" w:rsidR="005E3B46" w:rsidRDefault="005E3B46">
      <w:pPr>
        <w:pStyle w:val="ae"/>
        <w:jc w:val="center"/>
        <w:rPr>
          <w:sz w:val="30"/>
          <w:szCs w:val="30"/>
        </w:rPr>
      </w:pPr>
    </w:p>
    <w:p w14:paraId="7F21345A" w14:textId="77777777" w:rsidR="005E3B46" w:rsidRDefault="005E3B46">
      <w:pPr>
        <w:pStyle w:val="ae"/>
        <w:jc w:val="center"/>
        <w:rPr>
          <w:sz w:val="30"/>
          <w:szCs w:val="30"/>
        </w:rPr>
      </w:pPr>
    </w:p>
    <w:p w14:paraId="37E25103" w14:textId="77777777" w:rsidR="005E3B46" w:rsidRDefault="005E3B46">
      <w:pPr>
        <w:pStyle w:val="ae"/>
        <w:jc w:val="center"/>
        <w:rPr>
          <w:sz w:val="30"/>
          <w:szCs w:val="30"/>
        </w:rPr>
      </w:pPr>
    </w:p>
    <w:p w14:paraId="004AC4B9" w14:textId="77777777" w:rsidR="005E3B46" w:rsidRDefault="00000000">
      <w:pPr>
        <w:pStyle w:val="1"/>
        <w:rPr>
          <w:rFonts w:ascii="华文中宋" w:eastAsia="华文中宋" w:hAnsi="华文中宋" w:hint="eastAsia"/>
          <w:sz w:val="32"/>
          <w:szCs w:val="32"/>
        </w:rPr>
      </w:pPr>
      <w:bookmarkStart w:id="11" w:name="_Toc149848655"/>
      <w:r>
        <w:rPr>
          <w:rFonts w:ascii="华文中宋" w:eastAsia="华文中宋" w:hAnsi="华文中宋" w:hint="eastAsia"/>
          <w:sz w:val="32"/>
          <w:szCs w:val="32"/>
        </w:rPr>
        <w:lastRenderedPageBreak/>
        <w:t>一、引言</w:t>
      </w:r>
      <w:bookmarkEnd w:id="11"/>
    </w:p>
    <w:p w14:paraId="4F699E82" w14:textId="77777777" w:rsidR="005E3B46" w:rsidRDefault="00000000">
      <w:pPr>
        <w:pStyle w:val="2"/>
      </w:pPr>
      <w:bookmarkStart w:id="12" w:name="_Toc149848658"/>
      <w:bookmarkStart w:id="13" w:name="_Toc149848656"/>
      <w:r>
        <w:rPr>
          <w:rFonts w:hint="eastAsia"/>
        </w:rPr>
        <w:t>3</w:t>
      </w:r>
      <w:r>
        <w:rPr>
          <w:rFonts w:hint="eastAsia"/>
        </w:rPr>
        <w:t>、定义</w:t>
      </w:r>
      <w:bookmarkEnd w:id="12"/>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6287"/>
      </w:tblGrid>
      <w:tr w:rsidR="005E3B46" w14:paraId="2F85E84F" w14:textId="77777777">
        <w:trPr>
          <w:jc w:val="center"/>
        </w:trPr>
        <w:tc>
          <w:tcPr>
            <w:tcW w:w="2235" w:type="dxa"/>
          </w:tcPr>
          <w:p w14:paraId="21F2CF00" w14:textId="77777777" w:rsidR="005E3B46" w:rsidRDefault="00000000">
            <w:pPr>
              <w:spacing w:line="360" w:lineRule="auto"/>
              <w:jc w:val="center"/>
              <w:rPr>
                <w:rFonts w:ascii="宋体" w:eastAsia="宋体" w:hAnsi="宋体" w:hint="eastAsia"/>
              </w:rPr>
            </w:pPr>
            <w:r>
              <w:rPr>
                <w:rFonts w:ascii="宋体" w:eastAsia="宋体" w:hAnsi="宋体" w:hint="eastAsia"/>
              </w:rPr>
              <w:t>名称</w:t>
            </w:r>
          </w:p>
        </w:tc>
        <w:tc>
          <w:tcPr>
            <w:tcW w:w="6287" w:type="dxa"/>
          </w:tcPr>
          <w:p w14:paraId="7AFBF8D4" w14:textId="77777777" w:rsidR="005E3B46" w:rsidRDefault="00000000">
            <w:pPr>
              <w:spacing w:line="360" w:lineRule="auto"/>
              <w:jc w:val="center"/>
              <w:rPr>
                <w:rFonts w:ascii="宋体" w:eastAsia="宋体" w:hAnsi="宋体" w:hint="eastAsia"/>
              </w:rPr>
            </w:pPr>
            <w:r>
              <w:rPr>
                <w:rFonts w:ascii="宋体" w:eastAsia="宋体" w:hAnsi="宋体" w:hint="eastAsia"/>
              </w:rPr>
              <w:t>说明</w:t>
            </w:r>
          </w:p>
        </w:tc>
      </w:tr>
      <w:tr w:rsidR="005E3B46" w14:paraId="242B1599" w14:textId="77777777">
        <w:trPr>
          <w:jc w:val="center"/>
        </w:trPr>
        <w:tc>
          <w:tcPr>
            <w:tcW w:w="2235" w:type="dxa"/>
            <w:vAlign w:val="center"/>
          </w:tcPr>
          <w:p w14:paraId="3F2DEBF3" w14:textId="77777777" w:rsidR="005E3B46" w:rsidRDefault="00000000">
            <w:pPr>
              <w:spacing w:line="360" w:lineRule="auto"/>
              <w:jc w:val="center"/>
              <w:rPr>
                <w:rFonts w:ascii="宋体" w:eastAsia="宋体" w:hAnsi="宋体" w:hint="eastAsia"/>
              </w:rPr>
            </w:pPr>
            <w:r>
              <w:rPr>
                <w:rFonts w:ascii="宋体" w:eastAsia="宋体" w:hAnsi="宋体" w:hint="eastAsia"/>
              </w:rPr>
              <w:t>账号</w:t>
            </w:r>
          </w:p>
        </w:tc>
        <w:tc>
          <w:tcPr>
            <w:tcW w:w="6287" w:type="dxa"/>
          </w:tcPr>
          <w:p w14:paraId="5FC1AD88" w14:textId="77777777" w:rsidR="005E3B46" w:rsidRDefault="00000000">
            <w:pPr>
              <w:spacing w:line="360" w:lineRule="auto"/>
              <w:jc w:val="left"/>
              <w:rPr>
                <w:rFonts w:ascii="宋体" w:eastAsia="宋体" w:hAnsi="宋体" w:hint="eastAsia"/>
              </w:rPr>
            </w:pPr>
            <w:r>
              <w:rPr>
                <w:rFonts w:ascii="宋体" w:eastAsia="宋体" w:hAnsi="宋体" w:hint="eastAsia"/>
              </w:rPr>
              <w:t>用户注册时登记的用户名（手机）及密码</w:t>
            </w:r>
          </w:p>
        </w:tc>
      </w:tr>
      <w:tr w:rsidR="005E3B46" w14:paraId="12207C7C" w14:textId="77777777">
        <w:trPr>
          <w:jc w:val="center"/>
        </w:trPr>
        <w:tc>
          <w:tcPr>
            <w:tcW w:w="2235" w:type="dxa"/>
            <w:vAlign w:val="center"/>
          </w:tcPr>
          <w:p w14:paraId="23E8443C" w14:textId="77777777" w:rsidR="005E3B46" w:rsidRDefault="00000000">
            <w:pPr>
              <w:spacing w:line="360" w:lineRule="auto"/>
              <w:jc w:val="center"/>
              <w:rPr>
                <w:rFonts w:ascii="宋体" w:eastAsia="宋体" w:hAnsi="宋体" w:hint="eastAsia"/>
              </w:rPr>
            </w:pPr>
            <w:r>
              <w:rPr>
                <w:rFonts w:ascii="宋体" w:eastAsia="宋体" w:hAnsi="宋体" w:hint="eastAsia"/>
              </w:rPr>
              <w:t>用户分类</w:t>
            </w:r>
          </w:p>
        </w:tc>
        <w:tc>
          <w:tcPr>
            <w:tcW w:w="6287" w:type="dxa"/>
          </w:tcPr>
          <w:p w14:paraId="208E675F" w14:textId="77777777" w:rsidR="005E3B46" w:rsidRDefault="00000000">
            <w:pPr>
              <w:spacing w:line="360" w:lineRule="auto"/>
              <w:jc w:val="left"/>
              <w:rPr>
                <w:rFonts w:ascii="宋体" w:eastAsia="宋体" w:hAnsi="宋体" w:hint="eastAsia"/>
              </w:rPr>
            </w:pPr>
            <w:r>
              <w:rPr>
                <w:rFonts w:ascii="宋体" w:eastAsia="宋体" w:hAnsi="宋体" w:hint="eastAsia"/>
              </w:rPr>
              <w:t>用户、管理员</w:t>
            </w:r>
          </w:p>
        </w:tc>
      </w:tr>
      <w:tr w:rsidR="005E3B46" w14:paraId="14ABB52F" w14:textId="77777777">
        <w:trPr>
          <w:jc w:val="center"/>
        </w:trPr>
        <w:tc>
          <w:tcPr>
            <w:tcW w:w="2235" w:type="dxa"/>
            <w:vAlign w:val="center"/>
          </w:tcPr>
          <w:p w14:paraId="035453C7" w14:textId="77777777" w:rsidR="005E3B46" w:rsidRDefault="00000000">
            <w:pPr>
              <w:spacing w:line="360" w:lineRule="auto"/>
              <w:jc w:val="center"/>
              <w:rPr>
                <w:rFonts w:ascii="宋体" w:eastAsia="宋体" w:hAnsi="宋体" w:hint="eastAsia"/>
              </w:rPr>
            </w:pPr>
            <w:r>
              <w:rPr>
                <w:rFonts w:ascii="宋体" w:eastAsia="宋体" w:hAnsi="宋体" w:hint="eastAsia"/>
              </w:rPr>
              <w:t>账户信息管理</w:t>
            </w:r>
          </w:p>
        </w:tc>
        <w:tc>
          <w:tcPr>
            <w:tcW w:w="6287" w:type="dxa"/>
          </w:tcPr>
          <w:p w14:paraId="551EABA5" w14:textId="77777777" w:rsidR="005E3B46" w:rsidRDefault="00000000">
            <w:pPr>
              <w:spacing w:line="360" w:lineRule="auto"/>
              <w:jc w:val="left"/>
              <w:rPr>
                <w:rFonts w:ascii="宋体" w:eastAsia="宋体" w:hAnsi="宋体" w:hint="eastAsia"/>
              </w:rPr>
            </w:pPr>
            <w:r>
              <w:rPr>
                <w:rFonts w:ascii="宋体" w:eastAsia="宋体" w:hAnsi="宋体" w:hint="eastAsia"/>
              </w:rPr>
              <w:t>用户与管理员都可通过该模块对自己的信息进行增加、查询、修改、删除操作，</w:t>
            </w:r>
            <w:r>
              <w:rPr>
                <w:rFonts w:ascii="宋体" w:eastAsia="宋体" w:hAnsi="宋体" w:hint="eastAsia"/>
                <w:color w:val="000000" w:themeColor="text1"/>
              </w:rPr>
              <w:t>分别对应注册、登录、修改用户信息及找回密码、注销，</w:t>
            </w:r>
            <w:r>
              <w:rPr>
                <w:rFonts w:ascii="宋体" w:eastAsia="宋体" w:hAnsi="宋体" w:hint="eastAsia"/>
              </w:rPr>
              <w:t>管理员拥有对所有用户的信息进行各项操作的权限</w:t>
            </w:r>
          </w:p>
        </w:tc>
      </w:tr>
      <w:tr w:rsidR="005E3B46" w14:paraId="4406FC6E" w14:textId="77777777">
        <w:trPr>
          <w:jc w:val="center"/>
        </w:trPr>
        <w:tc>
          <w:tcPr>
            <w:tcW w:w="2235" w:type="dxa"/>
            <w:vAlign w:val="center"/>
          </w:tcPr>
          <w:p w14:paraId="1A528732" w14:textId="77777777" w:rsidR="005E3B46" w:rsidRDefault="00000000">
            <w:pPr>
              <w:spacing w:line="360" w:lineRule="auto"/>
              <w:jc w:val="center"/>
              <w:rPr>
                <w:rFonts w:ascii="宋体" w:eastAsia="宋体" w:hAnsi="宋体" w:hint="eastAsia"/>
              </w:rPr>
            </w:pPr>
            <w:bookmarkStart w:id="14" w:name="_Hlk148548453"/>
            <w:r>
              <w:rPr>
                <w:rFonts w:ascii="宋体" w:eastAsia="宋体" w:hAnsi="宋体" w:hint="eastAsia"/>
              </w:rPr>
              <w:t>商品查询</w:t>
            </w:r>
          </w:p>
        </w:tc>
        <w:tc>
          <w:tcPr>
            <w:tcW w:w="6287" w:type="dxa"/>
          </w:tcPr>
          <w:p w14:paraId="6B1948B3"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用户和管理员均可通过该模块浏览当前已有的服务、餐饮和猫咪用品信息</w:t>
            </w:r>
          </w:p>
        </w:tc>
      </w:tr>
      <w:tr w:rsidR="005E3B46" w14:paraId="1742A8E4" w14:textId="77777777">
        <w:trPr>
          <w:jc w:val="center"/>
        </w:trPr>
        <w:tc>
          <w:tcPr>
            <w:tcW w:w="2235" w:type="dxa"/>
            <w:vAlign w:val="center"/>
          </w:tcPr>
          <w:p w14:paraId="5B0ED61C" w14:textId="77777777" w:rsidR="005E3B46" w:rsidRDefault="00000000">
            <w:pPr>
              <w:spacing w:line="360" w:lineRule="auto"/>
              <w:jc w:val="center"/>
              <w:rPr>
                <w:rFonts w:ascii="宋体" w:eastAsia="宋体" w:hAnsi="宋体" w:hint="eastAsia"/>
              </w:rPr>
            </w:pPr>
            <w:r>
              <w:rPr>
                <w:rFonts w:ascii="宋体" w:eastAsia="宋体" w:hAnsi="宋体" w:hint="eastAsia"/>
              </w:rPr>
              <w:t>商品下单</w:t>
            </w:r>
          </w:p>
        </w:tc>
        <w:tc>
          <w:tcPr>
            <w:tcW w:w="6287" w:type="dxa"/>
          </w:tcPr>
          <w:p w14:paraId="6338DB51"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用户查询商品信息时选择需要的商品及其数量后购买并发起订单</w:t>
            </w:r>
          </w:p>
        </w:tc>
      </w:tr>
      <w:tr w:rsidR="005E3B46" w14:paraId="7FFAC675" w14:textId="77777777">
        <w:trPr>
          <w:jc w:val="center"/>
        </w:trPr>
        <w:tc>
          <w:tcPr>
            <w:tcW w:w="2235" w:type="dxa"/>
            <w:vAlign w:val="center"/>
          </w:tcPr>
          <w:p w14:paraId="7355ECF8" w14:textId="77777777" w:rsidR="005E3B46" w:rsidRDefault="00000000">
            <w:pPr>
              <w:spacing w:line="360" w:lineRule="auto"/>
              <w:jc w:val="center"/>
              <w:rPr>
                <w:rFonts w:ascii="宋体" w:eastAsia="宋体" w:hAnsi="宋体" w:hint="eastAsia"/>
              </w:rPr>
            </w:pPr>
            <w:r>
              <w:rPr>
                <w:rFonts w:ascii="宋体" w:eastAsia="宋体" w:hAnsi="宋体" w:hint="eastAsia"/>
                <w:szCs w:val="21"/>
              </w:rPr>
              <w:t>查看订单</w:t>
            </w:r>
          </w:p>
        </w:tc>
        <w:tc>
          <w:tcPr>
            <w:tcW w:w="6287" w:type="dxa"/>
          </w:tcPr>
          <w:p w14:paraId="4270E47F" w14:textId="77777777" w:rsidR="005E3B46" w:rsidRDefault="00000000">
            <w:pPr>
              <w:spacing w:line="360" w:lineRule="auto"/>
              <w:jc w:val="left"/>
              <w:rPr>
                <w:rFonts w:ascii="宋体" w:eastAsia="宋体" w:hAnsi="宋体" w:hint="eastAsia"/>
              </w:rPr>
            </w:pPr>
            <w:r>
              <w:rPr>
                <w:rFonts w:ascii="宋体" w:eastAsia="宋体" w:hAnsi="宋体" w:hint="eastAsia"/>
              </w:rPr>
              <w:t>用户可查看自己下单和取消的订单，并通过商品名称查询特定订单</w:t>
            </w:r>
          </w:p>
        </w:tc>
      </w:tr>
      <w:tr w:rsidR="005E3B46" w14:paraId="3EE6C5D5" w14:textId="77777777">
        <w:trPr>
          <w:jc w:val="center"/>
        </w:trPr>
        <w:tc>
          <w:tcPr>
            <w:tcW w:w="2235" w:type="dxa"/>
            <w:vAlign w:val="center"/>
          </w:tcPr>
          <w:p w14:paraId="529C6D0A"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删除订单</w:t>
            </w:r>
          </w:p>
        </w:tc>
        <w:tc>
          <w:tcPr>
            <w:tcW w:w="6287" w:type="dxa"/>
          </w:tcPr>
          <w:p w14:paraId="56100042" w14:textId="77777777" w:rsidR="005E3B46" w:rsidRDefault="00000000">
            <w:pPr>
              <w:spacing w:line="360" w:lineRule="auto"/>
              <w:jc w:val="left"/>
              <w:rPr>
                <w:rFonts w:ascii="宋体" w:eastAsia="宋体" w:hAnsi="宋体" w:hint="eastAsia"/>
              </w:rPr>
            </w:pPr>
            <w:r>
              <w:rPr>
                <w:rFonts w:ascii="宋体" w:eastAsia="宋体" w:hAnsi="宋体" w:hint="eastAsia"/>
              </w:rPr>
              <w:t>管理员删除所有订单状态，用户删除自己订单</w:t>
            </w:r>
          </w:p>
        </w:tc>
      </w:tr>
      <w:tr w:rsidR="005E3B46" w14:paraId="7522BE60" w14:textId="77777777">
        <w:trPr>
          <w:jc w:val="center"/>
        </w:trPr>
        <w:tc>
          <w:tcPr>
            <w:tcW w:w="2235" w:type="dxa"/>
            <w:vAlign w:val="center"/>
          </w:tcPr>
          <w:p w14:paraId="36405EC3"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修改订单</w:t>
            </w:r>
          </w:p>
        </w:tc>
        <w:tc>
          <w:tcPr>
            <w:tcW w:w="6287" w:type="dxa"/>
          </w:tcPr>
          <w:p w14:paraId="5E802545" w14:textId="77777777" w:rsidR="005E3B46" w:rsidRDefault="00000000">
            <w:pPr>
              <w:spacing w:line="360" w:lineRule="auto"/>
              <w:jc w:val="left"/>
              <w:rPr>
                <w:rFonts w:ascii="宋体" w:eastAsia="宋体" w:hAnsi="宋体" w:hint="eastAsia"/>
              </w:rPr>
            </w:pPr>
            <w:r>
              <w:rPr>
                <w:rFonts w:ascii="宋体" w:eastAsia="宋体" w:hAnsi="宋体" w:hint="eastAsia"/>
              </w:rPr>
              <w:t>管理员修改所有订单状态，用户修改自己订单</w:t>
            </w:r>
          </w:p>
        </w:tc>
      </w:tr>
      <w:tr w:rsidR="005E3B46" w14:paraId="65DC71EC" w14:textId="77777777">
        <w:trPr>
          <w:jc w:val="center"/>
        </w:trPr>
        <w:tc>
          <w:tcPr>
            <w:tcW w:w="2235" w:type="dxa"/>
            <w:vAlign w:val="center"/>
          </w:tcPr>
          <w:p w14:paraId="50EE61CF"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商品点赞</w:t>
            </w:r>
          </w:p>
        </w:tc>
        <w:tc>
          <w:tcPr>
            <w:tcW w:w="6287" w:type="dxa"/>
          </w:tcPr>
          <w:p w14:paraId="642B22A1" w14:textId="77777777" w:rsidR="005E3B46" w:rsidRDefault="00000000">
            <w:pPr>
              <w:spacing w:line="360" w:lineRule="auto"/>
              <w:jc w:val="left"/>
              <w:rPr>
                <w:rFonts w:ascii="宋体" w:eastAsia="宋体" w:hAnsi="宋体" w:hint="eastAsia"/>
              </w:rPr>
            </w:pPr>
            <w:r>
              <w:rPr>
                <w:rFonts w:ascii="宋体" w:eastAsia="宋体" w:hAnsi="宋体" w:hint="eastAsia"/>
              </w:rPr>
              <w:t>用户可以点赞自己喜欢的商品</w:t>
            </w:r>
          </w:p>
        </w:tc>
      </w:tr>
      <w:tr w:rsidR="005E3B46" w14:paraId="7D584155" w14:textId="77777777">
        <w:trPr>
          <w:jc w:val="center"/>
        </w:trPr>
        <w:tc>
          <w:tcPr>
            <w:tcW w:w="2235" w:type="dxa"/>
            <w:vAlign w:val="center"/>
          </w:tcPr>
          <w:p w14:paraId="550B591A"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商品点赞取消</w:t>
            </w:r>
          </w:p>
        </w:tc>
        <w:tc>
          <w:tcPr>
            <w:tcW w:w="6287" w:type="dxa"/>
          </w:tcPr>
          <w:p w14:paraId="2F6629A4" w14:textId="77777777" w:rsidR="005E3B46" w:rsidRDefault="00000000">
            <w:pPr>
              <w:spacing w:line="360" w:lineRule="auto"/>
              <w:jc w:val="left"/>
              <w:rPr>
                <w:rFonts w:ascii="宋体" w:eastAsia="宋体" w:hAnsi="宋体" w:hint="eastAsia"/>
              </w:rPr>
            </w:pPr>
            <w:r>
              <w:rPr>
                <w:rFonts w:ascii="宋体" w:eastAsia="宋体" w:hAnsi="宋体" w:hint="eastAsia"/>
              </w:rPr>
              <w:t>用户可以取消已点赞的商品</w:t>
            </w:r>
          </w:p>
        </w:tc>
      </w:tr>
      <w:tr w:rsidR="005E3B46" w14:paraId="4B89C133" w14:textId="77777777">
        <w:trPr>
          <w:jc w:val="center"/>
        </w:trPr>
        <w:tc>
          <w:tcPr>
            <w:tcW w:w="2235" w:type="dxa"/>
            <w:vAlign w:val="center"/>
          </w:tcPr>
          <w:p w14:paraId="3DCF4208"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猫咪点赞</w:t>
            </w:r>
          </w:p>
        </w:tc>
        <w:tc>
          <w:tcPr>
            <w:tcW w:w="6287" w:type="dxa"/>
          </w:tcPr>
          <w:p w14:paraId="5324F2F7" w14:textId="77777777" w:rsidR="005E3B46" w:rsidRDefault="00000000">
            <w:pPr>
              <w:spacing w:line="360" w:lineRule="auto"/>
              <w:jc w:val="left"/>
              <w:rPr>
                <w:rFonts w:ascii="宋体" w:eastAsia="宋体" w:hAnsi="宋体" w:hint="eastAsia"/>
              </w:rPr>
            </w:pPr>
            <w:r>
              <w:rPr>
                <w:rFonts w:ascii="宋体" w:eastAsia="宋体" w:hAnsi="宋体" w:hint="eastAsia"/>
                <w:szCs w:val="21"/>
              </w:rPr>
              <w:t>用户查询猫咪信息时可以给喜欢的猫咪点赞</w:t>
            </w:r>
          </w:p>
        </w:tc>
      </w:tr>
      <w:tr w:rsidR="005E3B46" w14:paraId="30C79038" w14:textId="77777777">
        <w:trPr>
          <w:jc w:val="center"/>
        </w:trPr>
        <w:tc>
          <w:tcPr>
            <w:tcW w:w="2235" w:type="dxa"/>
            <w:vAlign w:val="center"/>
          </w:tcPr>
          <w:p w14:paraId="7EC5A8B3"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猫咪点赞取消</w:t>
            </w:r>
          </w:p>
        </w:tc>
        <w:tc>
          <w:tcPr>
            <w:tcW w:w="6287" w:type="dxa"/>
          </w:tcPr>
          <w:p w14:paraId="7FE5DFCC" w14:textId="77777777" w:rsidR="005E3B46" w:rsidRDefault="00000000">
            <w:pPr>
              <w:spacing w:line="360" w:lineRule="auto"/>
              <w:jc w:val="left"/>
              <w:rPr>
                <w:rFonts w:ascii="宋体" w:eastAsia="宋体" w:hAnsi="宋体" w:hint="eastAsia"/>
                <w:szCs w:val="21"/>
              </w:rPr>
            </w:pPr>
            <w:r>
              <w:rPr>
                <w:rFonts w:ascii="宋体" w:eastAsia="宋体" w:hAnsi="宋体" w:hint="eastAsia"/>
              </w:rPr>
              <w:t>用户可以取消已点赞的猫咪</w:t>
            </w:r>
          </w:p>
        </w:tc>
      </w:tr>
      <w:tr w:rsidR="005E3B46" w14:paraId="15AAC26B" w14:textId="77777777">
        <w:trPr>
          <w:jc w:val="center"/>
        </w:trPr>
        <w:tc>
          <w:tcPr>
            <w:tcW w:w="2235" w:type="dxa"/>
            <w:vAlign w:val="center"/>
          </w:tcPr>
          <w:p w14:paraId="72F4789A"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发表评论</w:t>
            </w:r>
          </w:p>
        </w:tc>
        <w:tc>
          <w:tcPr>
            <w:tcW w:w="6287" w:type="dxa"/>
          </w:tcPr>
          <w:p w14:paraId="27C397FE" w14:textId="77777777" w:rsidR="005E3B46" w:rsidRDefault="00000000">
            <w:pPr>
              <w:spacing w:line="360" w:lineRule="auto"/>
              <w:jc w:val="left"/>
              <w:rPr>
                <w:rFonts w:ascii="宋体" w:eastAsia="宋体" w:hAnsi="宋体" w:hint="eastAsia"/>
              </w:rPr>
            </w:pPr>
            <w:r>
              <w:rPr>
                <w:rFonts w:ascii="宋体" w:eastAsia="宋体" w:hAnsi="宋体" w:hint="eastAsia"/>
              </w:rPr>
              <w:t>用户可以在单个猫咪的信息下发表评论</w:t>
            </w:r>
          </w:p>
        </w:tc>
      </w:tr>
      <w:bookmarkEnd w:id="14"/>
      <w:tr w:rsidR="005E3B46" w14:paraId="08AD75DF" w14:textId="77777777">
        <w:trPr>
          <w:jc w:val="center"/>
        </w:trPr>
        <w:tc>
          <w:tcPr>
            <w:tcW w:w="2235" w:type="dxa"/>
            <w:vAlign w:val="center"/>
          </w:tcPr>
          <w:p w14:paraId="52F13FDD"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查看评论</w:t>
            </w:r>
          </w:p>
        </w:tc>
        <w:tc>
          <w:tcPr>
            <w:tcW w:w="6287" w:type="dxa"/>
          </w:tcPr>
          <w:p w14:paraId="0C2BD595" w14:textId="77777777" w:rsidR="005E3B46" w:rsidRDefault="00000000">
            <w:pPr>
              <w:spacing w:line="360" w:lineRule="auto"/>
              <w:jc w:val="left"/>
              <w:rPr>
                <w:rFonts w:ascii="宋体" w:eastAsia="宋体" w:hAnsi="宋体" w:hint="eastAsia"/>
              </w:rPr>
            </w:pPr>
            <w:r>
              <w:rPr>
                <w:rFonts w:ascii="宋体" w:eastAsia="宋体" w:hAnsi="宋体" w:hint="eastAsia"/>
              </w:rPr>
              <w:t>用户查看其他人或自己发布过的评论</w:t>
            </w:r>
          </w:p>
        </w:tc>
      </w:tr>
      <w:tr w:rsidR="005E3B46" w14:paraId="3ECDD285" w14:textId="77777777">
        <w:trPr>
          <w:jc w:val="center"/>
        </w:trPr>
        <w:tc>
          <w:tcPr>
            <w:tcW w:w="2235" w:type="dxa"/>
            <w:vAlign w:val="center"/>
          </w:tcPr>
          <w:p w14:paraId="018F9D18"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审核评论</w:t>
            </w:r>
          </w:p>
        </w:tc>
        <w:tc>
          <w:tcPr>
            <w:tcW w:w="6287" w:type="dxa"/>
          </w:tcPr>
          <w:p w14:paraId="7D8A5438" w14:textId="77777777" w:rsidR="005E3B46" w:rsidRDefault="00000000">
            <w:pPr>
              <w:spacing w:line="360" w:lineRule="auto"/>
              <w:jc w:val="left"/>
              <w:rPr>
                <w:rFonts w:ascii="宋体" w:eastAsia="宋体" w:hAnsi="宋体" w:hint="eastAsia"/>
              </w:rPr>
            </w:pPr>
            <w:r>
              <w:rPr>
                <w:rFonts w:ascii="宋体" w:eastAsia="宋体" w:hAnsi="宋体" w:hint="eastAsia"/>
              </w:rPr>
              <w:t>管理员审核用户发表的评论，可以选择通过或退回</w:t>
            </w:r>
          </w:p>
        </w:tc>
      </w:tr>
      <w:tr w:rsidR="005E3B46" w14:paraId="244227ED" w14:textId="77777777">
        <w:trPr>
          <w:jc w:val="center"/>
        </w:trPr>
        <w:tc>
          <w:tcPr>
            <w:tcW w:w="2235" w:type="dxa"/>
            <w:vAlign w:val="center"/>
          </w:tcPr>
          <w:p w14:paraId="7912062A"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删除评论</w:t>
            </w:r>
          </w:p>
        </w:tc>
        <w:tc>
          <w:tcPr>
            <w:tcW w:w="6287" w:type="dxa"/>
          </w:tcPr>
          <w:p w14:paraId="43836EE5" w14:textId="77777777" w:rsidR="005E3B46" w:rsidRDefault="00000000">
            <w:pPr>
              <w:spacing w:line="360" w:lineRule="auto"/>
              <w:jc w:val="left"/>
              <w:rPr>
                <w:rFonts w:ascii="宋体" w:eastAsia="宋体" w:hAnsi="宋体" w:hint="eastAsia"/>
              </w:rPr>
            </w:pPr>
            <w:r>
              <w:rPr>
                <w:rFonts w:ascii="宋体" w:eastAsia="宋体" w:hAnsi="宋体" w:hint="eastAsia"/>
              </w:rPr>
              <w:t>发布该评论的用户或管理员可以删除评论</w:t>
            </w:r>
          </w:p>
        </w:tc>
      </w:tr>
      <w:tr w:rsidR="005E3B46" w14:paraId="7E4AF368" w14:textId="77777777">
        <w:trPr>
          <w:jc w:val="center"/>
        </w:trPr>
        <w:tc>
          <w:tcPr>
            <w:tcW w:w="2235" w:type="dxa"/>
            <w:vAlign w:val="center"/>
          </w:tcPr>
          <w:p w14:paraId="190275AF"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商品上架</w:t>
            </w:r>
          </w:p>
        </w:tc>
        <w:tc>
          <w:tcPr>
            <w:tcW w:w="6287" w:type="dxa"/>
          </w:tcPr>
          <w:p w14:paraId="0E697219" w14:textId="77777777" w:rsidR="005E3B46" w:rsidRDefault="00000000">
            <w:pPr>
              <w:spacing w:line="360" w:lineRule="auto"/>
              <w:jc w:val="left"/>
              <w:rPr>
                <w:rFonts w:ascii="宋体" w:eastAsia="宋体" w:hAnsi="宋体" w:hint="eastAsia"/>
              </w:rPr>
            </w:pPr>
            <w:r>
              <w:rPr>
                <w:rFonts w:ascii="宋体" w:eastAsia="宋体" w:hAnsi="宋体" w:hint="eastAsia"/>
              </w:rPr>
              <w:t>管理员可以增加新上架的商品</w:t>
            </w:r>
          </w:p>
        </w:tc>
      </w:tr>
      <w:tr w:rsidR="005E3B46" w14:paraId="35BEB01C" w14:textId="77777777">
        <w:trPr>
          <w:jc w:val="center"/>
        </w:trPr>
        <w:tc>
          <w:tcPr>
            <w:tcW w:w="2235" w:type="dxa"/>
            <w:vAlign w:val="center"/>
          </w:tcPr>
          <w:p w14:paraId="1C68E42E"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商品下架</w:t>
            </w:r>
          </w:p>
        </w:tc>
        <w:tc>
          <w:tcPr>
            <w:tcW w:w="6287" w:type="dxa"/>
          </w:tcPr>
          <w:p w14:paraId="7F0674E0" w14:textId="77777777" w:rsidR="005E3B46" w:rsidRDefault="00000000">
            <w:pPr>
              <w:spacing w:line="360" w:lineRule="auto"/>
              <w:jc w:val="left"/>
              <w:rPr>
                <w:rFonts w:ascii="宋体" w:eastAsia="宋体" w:hAnsi="宋体" w:hint="eastAsia"/>
              </w:rPr>
            </w:pPr>
            <w:r>
              <w:rPr>
                <w:rFonts w:ascii="宋体" w:eastAsia="宋体" w:hAnsi="宋体" w:hint="eastAsia"/>
              </w:rPr>
              <w:t>管理员可以删除已下架的商品</w:t>
            </w:r>
          </w:p>
        </w:tc>
      </w:tr>
      <w:tr w:rsidR="005E3B46" w14:paraId="65885C9E" w14:textId="77777777">
        <w:trPr>
          <w:jc w:val="center"/>
        </w:trPr>
        <w:tc>
          <w:tcPr>
            <w:tcW w:w="2235" w:type="dxa"/>
            <w:vAlign w:val="center"/>
          </w:tcPr>
          <w:p w14:paraId="6F76EA07"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修改商品信息</w:t>
            </w:r>
          </w:p>
        </w:tc>
        <w:tc>
          <w:tcPr>
            <w:tcW w:w="6287" w:type="dxa"/>
          </w:tcPr>
          <w:p w14:paraId="3FFCEFCD" w14:textId="77777777" w:rsidR="005E3B46" w:rsidRDefault="00000000">
            <w:pPr>
              <w:spacing w:line="360" w:lineRule="auto"/>
              <w:jc w:val="left"/>
              <w:rPr>
                <w:rFonts w:ascii="宋体" w:eastAsia="宋体" w:hAnsi="宋体" w:hint="eastAsia"/>
              </w:rPr>
            </w:pPr>
            <w:r>
              <w:rPr>
                <w:rFonts w:ascii="宋体" w:eastAsia="宋体" w:hAnsi="宋体" w:hint="eastAsia"/>
              </w:rPr>
              <w:t>管理员可以修改在售的商品信息</w:t>
            </w:r>
          </w:p>
        </w:tc>
      </w:tr>
      <w:tr w:rsidR="005E3B46" w14:paraId="23595EA5" w14:textId="77777777">
        <w:trPr>
          <w:jc w:val="center"/>
        </w:trPr>
        <w:tc>
          <w:tcPr>
            <w:tcW w:w="2235" w:type="dxa"/>
            <w:vAlign w:val="center"/>
          </w:tcPr>
          <w:p w14:paraId="3B560EBD"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猫咪信息管理</w:t>
            </w:r>
          </w:p>
        </w:tc>
        <w:tc>
          <w:tcPr>
            <w:tcW w:w="6287" w:type="dxa"/>
          </w:tcPr>
          <w:p w14:paraId="6F802D5E" w14:textId="77777777" w:rsidR="005E3B46" w:rsidRDefault="00000000">
            <w:pPr>
              <w:spacing w:line="360" w:lineRule="auto"/>
              <w:jc w:val="left"/>
              <w:rPr>
                <w:rFonts w:ascii="宋体" w:eastAsia="宋体" w:hAnsi="宋体" w:hint="eastAsia"/>
              </w:rPr>
            </w:pPr>
            <w:r>
              <w:rPr>
                <w:rFonts w:ascii="宋体" w:eastAsia="宋体" w:hAnsi="宋体" w:hint="eastAsia"/>
              </w:rPr>
              <w:t>管理员可通过该模块对猫咪的信息进行增加、查询、修改、删除操作</w:t>
            </w:r>
          </w:p>
        </w:tc>
      </w:tr>
    </w:tbl>
    <w:p w14:paraId="36909E35" w14:textId="77777777" w:rsidR="005E3B46" w:rsidRDefault="005E3B46"/>
    <w:p w14:paraId="65122EEB" w14:textId="77777777" w:rsidR="005E3B46" w:rsidRDefault="00000000">
      <w:pPr>
        <w:pStyle w:val="2"/>
      </w:pPr>
      <w:r>
        <w:rPr>
          <w:rFonts w:hint="eastAsia"/>
        </w:rPr>
        <w:t>1</w:t>
      </w:r>
      <w:r>
        <w:t>、</w:t>
      </w:r>
      <w:r>
        <w:rPr>
          <w:rFonts w:hint="eastAsia"/>
        </w:rPr>
        <w:t>编写目的</w:t>
      </w:r>
      <w:bookmarkEnd w:id="13"/>
    </w:p>
    <w:p w14:paraId="059EDB25" w14:textId="77777777" w:rsidR="005E3B46" w:rsidRDefault="00000000">
      <w:pPr>
        <w:spacing w:line="360" w:lineRule="auto"/>
        <w:ind w:firstLineChars="200" w:firstLine="420"/>
        <w:rPr>
          <w:rFonts w:ascii="宋体" w:eastAsia="宋体" w:hAnsi="宋体" w:hint="eastAsia"/>
        </w:rPr>
      </w:pPr>
      <w:r>
        <w:rPr>
          <w:rFonts w:ascii="宋体" w:eastAsia="宋体" w:hAnsi="宋体" w:hint="eastAsia"/>
        </w:rPr>
        <w:t>需求说明书目的是使用户和软件开发者双方对该软件有一个共同的理解，使之成为整个开发工作的基础。便于用户、开发人员进行理解和交流，反映出用户问题的结构，可以作为软件开发工作的基础和依据，并作为确认测试和验收的依据。</w:t>
      </w:r>
    </w:p>
    <w:p w14:paraId="3A49D1E4" w14:textId="77777777" w:rsidR="005E3B46" w:rsidRDefault="00000000">
      <w:pPr>
        <w:spacing w:line="360" w:lineRule="auto"/>
        <w:ind w:firstLine="420"/>
        <w:rPr>
          <w:rFonts w:ascii="宋体" w:eastAsia="宋体" w:hAnsi="宋体" w:hint="eastAsia"/>
        </w:rPr>
      </w:pPr>
      <w:r>
        <w:rPr>
          <w:rFonts w:ascii="宋体" w:eastAsia="宋体" w:hAnsi="宋体" w:hint="eastAsia"/>
        </w:rPr>
        <w:t>预期读者：软件设计者和测试者。</w:t>
      </w:r>
    </w:p>
    <w:p w14:paraId="3D05DB30" w14:textId="77777777" w:rsidR="005E3B46" w:rsidRDefault="005E3B46"/>
    <w:p w14:paraId="24B6A598" w14:textId="77777777" w:rsidR="005E3B46" w:rsidRDefault="00000000">
      <w:pPr>
        <w:pStyle w:val="2"/>
      </w:pPr>
      <w:bookmarkStart w:id="15" w:name="_Toc149848657"/>
      <w:r>
        <w:rPr>
          <w:rFonts w:hint="eastAsia"/>
        </w:rPr>
        <w:t>2</w:t>
      </w:r>
      <w:r>
        <w:t>、</w:t>
      </w:r>
      <w:r>
        <w:rPr>
          <w:rFonts w:hint="eastAsia"/>
        </w:rPr>
        <w:t>背景</w:t>
      </w:r>
      <w:bookmarkEnd w:id="15"/>
    </w:p>
    <w:p w14:paraId="0DFB73F1" w14:textId="77777777" w:rsidR="005E3B46" w:rsidRDefault="00000000">
      <w:pPr>
        <w:ind w:firstLine="420"/>
        <w:rPr>
          <w:rFonts w:ascii="宋体" w:eastAsia="宋体" w:hAnsi="宋体" w:hint="eastAsia"/>
        </w:rPr>
      </w:pPr>
      <w:r>
        <w:rPr>
          <w:rFonts w:ascii="宋体" w:eastAsia="宋体" w:hAnsi="宋体" w:hint="eastAsia"/>
        </w:rPr>
        <w:t>说明：</w:t>
      </w:r>
    </w:p>
    <w:p w14:paraId="029B8F1D" w14:textId="77777777" w:rsidR="005E3B46" w:rsidRDefault="00000000">
      <w:pPr>
        <w:numPr>
          <w:ilvl w:val="0"/>
          <w:numId w:val="2"/>
        </w:numPr>
        <w:spacing w:line="360" w:lineRule="auto"/>
        <w:rPr>
          <w:rFonts w:ascii="宋体" w:eastAsia="宋体" w:hAnsi="宋体" w:hint="eastAsia"/>
        </w:rPr>
      </w:pPr>
      <w:r>
        <w:rPr>
          <w:rFonts w:ascii="宋体" w:eastAsia="宋体" w:hAnsi="宋体" w:hint="eastAsia"/>
        </w:rPr>
        <w:t>待开发的软件系统的名称：志愿活动发布平台</w:t>
      </w:r>
      <w:r>
        <w:rPr>
          <w:rFonts w:ascii="宋体" w:eastAsia="宋体" w:hAnsi="宋体"/>
        </w:rPr>
        <w:t xml:space="preserve"> </w:t>
      </w:r>
    </w:p>
    <w:p w14:paraId="24CE059B" w14:textId="77777777" w:rsidR="005E3B46" w:rsidRDefault="00000000">
      <w:pPr>
        <w:numPr>
          <w:ilvl w:val="0"/>
          <w:numId w:val="2"/>
        </w:numPr>
        <w:spacing w:line="360" w:lineRule="auto"/>
        <w:rPr>
          <w:rFonts w:ascii="宋体" w:eastAsia="宋体" w:hAnsi="宋体" w:hint="eastAsia"/>
        </w:rPr>
      </w:pPr>
      <w:r>
        <w:rPr>
          <w:rFonts w:ascii="宋体" w:eastAsia="宋体" w:hAnsi="宋体" w:hint="eastAsia"/>
        </w:rPr>
        <w:t>本项目的任务提出者：刘祖铭 石家桢 杨文轩 陈际宇；</w:t>
      </w:r>
    </w:p>
    <w:p w14:paraId="0EB9DC63" w14:textId="77777777" w:rsidR="005E3B46" w:rsidRDefault="00000000">
      <w:pPr>
        <w:numPr>
          <w:ilvl w:val="0"/>
          <w:numId w:val="2"/>
        </w:numPr>
        <w:spacing w:line="360" w:lineRule="auto"/>
        <w:rPr>
          <w:rFonts w:ascii="宋体" w:eastAsia="宋体" w:hAnsi="宋体" w:hint="eastAsia"/>
        </w:rPr>
      </w:pPr>
      <w:r>
        <w:rPr>
          <w:rFonts w:ascii="宋体" w:eastAsia="宋体" w:hAnsi="宋体" w:hint="eastAsia"/>
        </w:rPr>
        <w:t>本项目的任务开发者：刘祖铭 石家桢 杨文轩 陈际宇；</w:t>
      </w:r>
    </w:p>
    <w:p w14:paraId="0B487A9D" w14:textId="77777777" w:rsidR="005E3B46" w:rsidRDefault="00000000">
      <w:pPr>
        <w:numPr>
          <w:ilvl w:val="0"/>
          <w:numId w:val="2"/>
        </w:numPr>
        <w:spacing w:line="360" w:lineRule="auto"/>
        <w:rPr>
          <w:rFonts w:ascii="宋体" w:eastAsia="宋体" w:hAnsi="宋体" w:hint="eastAsia"/>
        </w:rPr>
      </w:pPr>
      <w:r>
        <w:rPr>
          <w:rFonts w:ascii="宋体" w:eastAsia="宋体" w:hAnsi="宋体" w:hint="eastAsia"/>
        </w:rPr>
        <w:t>用户：开设猫咖的店长店员等，有意边喝咖啡边撸猫的爱猫顾客。</w:t>
      </w:r>
    </w:p>
    <w:p w14:paraId="769498CC" w14:textId="77777777" w:rsidR="005E3B46" w:rsidRDefault="00000000">
      <w:pPr>
        <w:numPr>
          <w:ilvl w:val="0"/>
          <w:numId w:val="2"/>
        </w:numPr>
        <w:spacing w:line="360" w:lineRule="auto"/>
        <w:rPr>
          <w:rFonts w:ascii="宋体" w:eastAsia="宋体" w:hAnsi="宋体" w:hint="eastAsia"/>
        </w:rPr>
      </w:pPr>
      <w:r>
        <w:rPr>
          <w:rFonts w:ascii="宋体" w:eastAsia="宋体" w:hAnsi="宋体" w:hint="eastAsia"/>
        </w:rPr>
        <w:t>实现该软件的计算中心或计算机网络：南京航空航天大学计算中心。</w:t>
      </w:r>
    </w:p>
    <w:p w14:paraId="3DB6BA0D" w14:textId="77777777" w:rsidR="005E3B46" w:rsidRDefault="005E3B46"/>
    <w:p w14:paraId="260C6CF3" w14:textId="77777777" w:rsidR="005E3B46" w:rsidRDefault="00000000">
      <w:pPr>
        <w:pStyle w:val="2"/>
        <w:numPr>
          <w:ilvl w:val="0"/>
          <w:numId w:val="3"/>
        </w:numPr>
      </w:pPr>
      <w:bookmarkStart w:id="16" w:name="_Toc149848659"/>
      <w:r>
        <w:rPr>
          <w:rFonts w:hint="eastAsia"/>
        </w:rPr>
        <w:t>参考文献</w:t>
      </w:r>
      <w:bookmarkEnd w:id="16"/>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6521"/>
        <w:gridCol w:w="1326"/>
      </w:tblGrid>
      <w:tr w:rsidR="005E3B46" w14:paraId="3D1AF91C" w14:textId="77777777">
        <w:tc>
          <w:tcPr>
            <w:tcW w:w="675" w:type="dxa"/>
          </w:tcPr>
          <w:p w14:paraId="45BC7327" w14:textId="77777777" w:rsidR="005E3B46" w:rsidRDefault="00000000">
            <w:pPr>
              <w:spacing w:line="360" w:lineRule="auto"/>
              <w:jc w:val="left"/>
              <w:rPr>
                <w:rFonts w:ascii="宋体" w:eastAsia="宋体" w:hAnsi="宋体" w:hint="eastAsia"/>
                <w:color w:val="000000" w:themeColor="text1"/>
              </w:rPr>
            </w:pPr>
            <w:bookmarkStart w:id="17" w:name="_Toc149848660"/>
            <w:r>
              <w:rPr>
                <w:rFonts w:ascii="宋体" w:eastAsia="宋体" w:hAnsi="宋体" w:hint="eastAsia"/>
                <w:color w:val="000000" w:themeColor="text1"/>
              </w:rPr>
              <w:t>编号</w:t>
            </w:r>
          </w:p>
        </w:tc>
        <w:tc>
          <w:tcPr>
            <w:tcW w:w="6521" w:type="dxa"/>
          </w:tcPr>
          <w:p w14:paraId="699A86F1" w14:textId="77777777" w:rsidR="005E3B46" w:rsidRDefault="00000000">
            <w:pPr>
              <w:spacing w:line="360" w:lineRule="auto"/>
              <w:jc w:val="left"/>
              <w:rPr>
                <w:rFonts w:ascii="宋体" w:eastAsia="宋体" w:hAnsi="宋体" w:hint="eastAsia"/>
                <w:color w:val="000000" w:themeColor="text1"/>
              </w:rPr>
            </w:pPr>
            <w:r>
              <w:rPr>
                <w:rFonts w:ascii="宋体" w:eastAsia="宋体" w:hAnsi="宋体" w:hint="eastAsia"/>
                <w:color w:val="000000" w:themeColor="text1"/>
              </w:rPr>
              <w:t>参考资料</w:t>
            </w:r>
          </w:p>
        </w:tc>
        <w:tc>
          <w:tcPr>
            <w:tcW w:w="1326" w:type="dxa"/>
          </w:tcPr>
          <w:p w14:paraId="6837BB57" w14:textId="77777777" w:rsidR="005E3B46" w:rsidRDefault="00000000">
            <w:pPr>
              <w:spacing w:line="360" w:lineRule="auto"/>
              <w:jc w:val="left"/>
              <w:rPr>
                <w:rFonts w:ascii="宋体" w:eastAsia="宋体" w:hAnsi="宋体" w:hint="eastAsia"/>
                <w:color w:val="000000" w:themeColor="text1"/>
              </w:rPr>
            </w:pPr>
            <w:r>
              <w:rPr>
                <w:rFonts w:ascii="宋体" w:eastAsia="宋体" w:hAnsi="宋体" w:hint="eastAsia"/>
                <w:color w:val="000000" w:themeColor="text1"/>
              </w:rPr>
              <w:t>作者</w:t>
            </w:r>
          </w:p>
        </w:tc>
      </w:tr>
      <w:tr w:rsidR="005E3B46" w14:paraId="6158162B" w14:textId="77777777">
        <w:tc>
          <w:tcPr>
            <w:tcW w:w="675" w:type="dxa"/>
          </w:tcPr>
          <w:p w14:paraId="4ED36E5A" w14:textId="77777777" w:rsidR="005E3B46" w:rsidRDefault="00000000">
            <w:pPr>
              <w:spacing w:line="360" w:lineRule="auto"/>
              <w:jc w:val="center"/>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6521" w:type="dxa"/>
          </w:tcPr>
          <w:p w14:paraId="203D61F7" w14:textId="77777777" w:rsidR="005E3B46" w:rsidRDefault="00000000">
            <w:pPr>
              <w:spacing w:line="360" w:lineRule="auto"/>
              <w:jc w:val="left"/>
              <w:rPr>
                <w:rFonts w:ascii="宋体" w:eastAsia="宋体" w:hAnsi="宋体" w:hint="eastAsia"/>
                <w:color w:val="000000" w:themeColor="text1"/>
                <w:szCs w:val="21"/>
              </w:rPr>
            </w:pPr>
            <w:r>
              <w:rPr>
                <w:rFonts w:ascii="宋体" w:eastAsia="宋体" w:hAnsi="宋体" w:hint="eastAsia"/>
                <w:color w:val="000000" w:themeColor="text1"/>
                <w:szCs w:val="21"/>
              </w:rPr>
              <w:t>《软件工程（第四版）》，高等教育出版社，</w:t>
            </w:r>
            <w:r>
              <w:rPr>
                <w:rFonts w:ascii="宋体" w:eastAsia="宋体" w:hAnsi="宋体"/>
                <w:color w:val="000000" w:themeColor="text1"/>
                <w:szCs w:val="21"/>
              </w:rPr>
              <w:t>2019</w:t>
            </w:r>
          </w:p>
        </w:tc>
        <w:tc>
          <w:tcPr>
            <w:tcW w:w="1326" w:type="dxa"/>
          </w:tcPr>
          <w:p w14:paraId="6DE41074" w14:textId="77777777" w:rsidR="005E3B46" w:rsidRDefault="00000000">
            <w:pPr>
              <w:spacing w:line="360" w:lineRule="auto"/>
              <w:jc w:val="left"/>
              <w:rPr>
                <w:rFonts w:ascii="宋体" w:eastAsia="宋体" w:hAnsi="宋体" w:hint="eastAsia"/>
                <w:color w:val="000000" w:themeColor="text1"/>
                <w:szCs w:val="21"/>
              </w:rPr>
            </w:pPr>
            <w:r>
              <w:rPr>
                <w:rFonts w:ascii="宋体" w:eastAsia="宋体" w:hAnsi="宋体" w:hint="eastAsia"/>
                <w:color w:val="000000" w:themeColor="text1"/>
                <w:szCs w:val="21"/>
              </w:rPr>
              <w:t>齐治昌等</w:t>
            </w:r>
          </w:p>
        </w:tc>
      </w:tr>
    </w:tbl>
    <w:p w14:paraId="0B575C58" w14:textId="77777777" w:rsidR="005E3B46" w:rsidRDefault="00000000">
      <w:pPr>
        <w:pStyle w:val="1"/>
        <w:rPr>
          <w:rFonts w:ascii="华文中宋" w:eastAsia="华文中宋" w:hAnsi="华文中宋" w:hint="eastAsia"/>
          <w:sz w:val="32"/>
          <w:szCs w:val="32"/>
        </w:rPr>
      </w:pPr>
      <w:r>
        <w:rPr>
          <w:rFonts w:ascii="华文中宋" w:eastAsia="华文中宋" w:hAnsi="华文中宋" w:hint="eastAsia"/>
          <w:sz w:val="32"/>
          <w:szCs w:val="32"/>
        </w:rPr>
        <w:lastRenderedPageBreak/>
        <w:t>二、系统结构模型</w:t>
      </w:r>
      <w:bookmarkEnd w:id="17"/>
    </w:p>
    <w:p w14:paraId="317E64F3" w14:textId="77777777" w:rsidR="005E3B46" w:rsidRDefault="00000000">
      <w:pPr>
        <w:pStyle w:val="2"/>
      </w:pPr>
      <w:bookmarkStart w:id="18" w:name="_Toc149848661"/>
      <w:r>
        <w:rPr>
          <w:rFonts w:hint="eastAsia"/>
        </w:rPr>
        <w:t>1</w:t>
      </w:r>
      <w:r>
        <w:rPr>
          <w:rFonts w:hint="eastAsia"/>
        </w:rPr>
        <w:t>、初始对象表</w:t>
      </w:r>
      <w:bookmarkEnd w:id="18"/>
      <w:r>
        <w:rPr>
          <w:noProof/>
        </w:rPr>
        <w:drawing>
          <wp:inline distT="0" distB="0" distL="114300" distR="114300" wp14:anchorId="5E97B3A3" wp14:editId="7CD34C07">
            <wp:extent cx="6085840" cy="42767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6090408" cy="4279667"/>
                    </a:xfrm>
                    <a:prstGeom prst="rect">
                      <a:avLst/>
                    </a:prstGeom>
                    <a:noFill/>
                    <a:ln>
                      <a:noFill/>
                    </a:ln>
                  </pic:spPr>
                </pic:pic>
              </a:graphicData>
            </a:graphic>
          </wp:inline>
        </w:drawing>
      </w:r>
    </w:p>
    <w:p w14:paraId="58F394F8" w14:textId="77777777" w:rsidR="005E3B46" w:rsidRDefault="005E3B46"/>
    <w:p w14:paraId="13A6CE01" w14:textId="77777777" w:rsidR="005E3B46" w:rsidRDefault="00000000">
      <w:pPr>
        <w:spacing w:line="360" w:lineRule="auto"/>
        <w:jc w:val="center"/>
        <w:rPr>
          <w:rFonts w:ascii="宋体" w:eastAsia="宋体" w:hAnsi="宋体" w:hint="eastAsia"/>
          <w:szCs w:val="21"/>
        </w:rPr>
      </w:pPr>
      <w:r>
        <w:rPr>
          <w:rFonts w:ascii="宋体" w:eastAsia="宋体" w:hAnsi="宋体"/>
          <w:szCs w:val="21"/>
        </w:rPr>
        <w:t>初始对象/类表：</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2268"/>
        <w:gridCol w:w="4728"/>
      </w:tblGrid>
      <w:tr w:rsidR="005E3B46" w14:paraId="3C32E236" w14:textId="77777777">
        <w:tc>
          <w:tcPr>
            <w:tcW w:w="1526" w:type="dxa"/>
            <w:vAlign w:val="center"/>
          </w:tcPr>
          <w:p w14:paraId="0139C306" w14:textId="77777777" w:rsidR="005E3B46" w:rsidRDefault="00000000">
            <w:pPr>
              <w:spacing w:line="360" w:lineRule="auto"/>
              <w:jc w:val="center"/>
              <w:rPr>
                <w:rFonts w:ascii="宋体" w:eastAsia="宋体" w:hAnsi="宋体" w:hint="eastAsia"/>
                <w:szCs w:val="21"/>
              </w:rPr>
            </w:pPr>
            <w:r>
              <w:rPr>
                <w:rFonts w:ascii="宋体" w:eastAsia="宋体" w:hAnsi="宋体"/>
                <w:szCs w:val="21"/>
              </w:rPr>
              <w:t>可能的类</w:t>
            </w:r>
          </w:p>
        </w:tc>
        <w:tc>
          <w:tcPr>
            <w:tcW w:w="2268" w:type="dxa"/>
            <w:vAlign w:val="center"/>
          </w:tcPr>
          <w:p w14:paraId="1FFB7BAC" w14:textId="77777777" w:rsidR="005E3B46" w:rsidRDefault="00000000">
            <w:pPr>
              <w:spacing w:line="360" w:lineRule="auto"/>
              <w:jc w:val="center"/>
              <w:rPr>
                <w:rFonts w:ascii="宋体" w:eastAsia="宋体" w:hAnsi="宋体" w:hint="eastAsia"/>
                <w:szCs w:val="21"/>
              </w:rPr>
            </w:pPr>
            <w:r>
              <w:rPr>
                <w:rFonts w:ascii="宋体" w:eastAsia="宋体" w:hAnsi="宋体"/>
                <w:szCs w:val="21"/>
              </w:rPr>
              <w:t>英文类名</w:t>
            </w:r>
          </w:p>
        </w:tc>
        <w:tc>
          <w:tcPr>
            <w:tcW w:w="4728" w:type="dxa"/>
            <w:vAlign w:val="center"/>
          </w:tcPr>
          <w:p w14:paraId="0DC43BB2" w14:textId="77777777" w:rsidR="005E3B46" w:rsidRDefault="00000000">
            <w:pPr>
              <w:spacing w:line="360" w:lineRule="auto"/>
              <w:jc w:val="center"/>
              <w:rPr>
                <w:rFonts w:ascii="宋体" w:eastAsia="宋体" w:hAnsi="宋体" w:hint="eastAsia"/>
                <w:szCs w:val="21"/>
              </w:rPr>
            </w:pPr>
            <w:r>
              <w:rPr>
                <w:rFonts w:ascii="宋体" w:eastAsia="宋体" w:hAnsi="宋体"/>
                <w:szCs w:val="21"/>
              </w:rPr>
              <w:t>简单描述</w:t>
            </w:r>
          </w:p>
        </w:tc>
      </w:tr>
      <w:tr w:rsidR="005E3B46" w14:paraId="5BB03784" w14:textId="77777777">
        <w:tc>
          <w:tcPr>
            <w:tcW w:w="1526" w:type="dxa"/>
            <w:vAlign w:val="center"/>
          </w:tcPr>
          <w:p w14:paraId="071CF8D7" w14:textId="77777777" w:rsidR="005E3B46" w:rsidRDefault="00000000">
            <w:pPr>
              <w:spacing w:line="360" w:lineRule="auto"/>
              <w:jc w:val="center"/>
              <w:rPr>
                <w:rFonts w:ascii="宋体" w:eastAsia="宋体" w:hAnsi="宋体" w:hint="eastAsia"/>
                <w:szCs w:val="21"/>
              </w:rPr>
            </w:pPr>
            <w:r>
              <w:rPr>
                <w:rFonts w:ascii="宋体" w:eastAsia="宋体" w:hAnsi="宋体"/>
                <w:szCs w:val="21"/>
              </w:rPr>
              <w:t>用户</w:t>
            </w:r>
          </w:p>
        </w:tc>
        <w:tc>
          <w:tcPr>
            <w:tcW w:w="2268" w:type="dxa"/>
            <w:vAlign w:val="center"/>
          </w:tcPr>
          <w:p w14:paraId="7D830959" w14:textId="77777777" w:rsidR="005E3B46" w:rsidRDefault="00000000">
            <w:pPr>
              <w:spacing w:line="360" w:lineRule="auto"/>
              <w:jc w:val="center"/>
              <w:rPr>
                <w:rFonts w:ascii="宋体" w:eastAsia="宋体" w:hAnsi="宋体" w:hint="eastAsia"/>
                <w:szCs w:val="21"/>
              </w:rPr>
            </w:pPr>
            <w:r>
              <w:rPr>
                <w:rFonts w:ascii="宋体" w:eastAsia="宋体" w:hAnsi="宋体"/>
                <w:szCs w:val="21"/>
              </w:rPr>
              <w:t>User</w:t>
            </w:r>
          </w:p>
        </w:tc>
        <w:tc>
          <w:tcPr>
            <w:tcW w:w="4728" w:type="dxa"/>
            <w:vAlign w:val="center"/>
          </w:tcPr>
          <w:p w14:paraId="270A92D8"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该类是管理员类、普通用户类的基类，用于提供两个类共有的属性和操作。</w:t>
            </w:r>
          </w:p>
        </w:tc>
      </w:tr>
      <w:tr w:rsidR="005E3B46" w14:paraId="04CF1510" w14:textId="77777777">
        <w:tc>
          <w:tcPr>
            <w:tcW w:w="1526" w:type="dxa"/>
            <w:vAlign w:val="center"/>
          </w:tcPr>
          <w:p w14:paraId="124EB4FF"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管理员</w:t>
            </w:r>
          </w:p>
        </w:tc>
        <w:tc>
          <w:tcPr>
            <w:tcW w:w="2268" w:type="dxa"/>
            <w:vAlign w:val="center"/>
          </w:tcPr>
          <w:p w14:paraId="70825FA5"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Administrator</w:t>
            </w:r>
          </w:p>
        </w:tc>
        <w:tc>
          <w:tcPr>
            <w:tcW w:w="4728" w:type="dxa"/>
            <w:vAlign w:val="center"/>
          </w:tcPr>
          <w:p w14:paraId="549C21F2"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该类用于对管理员提供一系列信息及相关操作。</w:t>
            </w:r>
          </w:p>
        </w:tc>
      </w:tr>
      <w:tr w:rsidR="005E3B46" w14:paraId="3A0CDD39" w14:textId="77777777">
        <w:tc>
          <w:tcPr>
            <w:tcW w:w="1526" w:type="dxa"/>
            <w:vAlign w:val="center"/>
          </w:tcPr>
          <w:p w14:paraId="1767B99E"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个人用户</w:t>
            </w:r>
          </w:p>
        </w:tc>
        <w:tc>
          <w:tcPr>
            <w:tcW w:w="2268" w:type="dxa"/>
            <w:vAlign w:val="center"/>
          </w:tcPr>
          <w:p w14:paraId="01489BB9"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O</w:t>
            </w:r>
            <w:r>
              <w:rPr>
                <w:rFonts w:ascii="宋体" w:eastAsia="宋体" w:hAnsi="宋体"/>
                <w:szCs w:val="21"/>
              </w:rPr>
              <w:t>rdinary</w:t>
            </w:r>
            <w:r>
              <w:rPr>
                <w:rFonts w:ascii="宋体" w:eastAsia="宋体" w:hAnsi="宋体" w:hint="eastAsia"/>
                <w:szCs w:val="21"/>
              </w:rPr>
              <w:t>User</w:t>
            </w:r>
          </w:p>
        </w:tc>
        <w:tc>
          <w:tcPr>
            <w:tcW w:w="4728" w:type="dxa"/>
            <w:vAlign w:val="center"/>
          </w:tcPr>
          <w:p w14:paraId="598AB9F5"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该类为普通用户，可以查看猫咪、点赞商品、发起订单、评论等操作。</w:t>
            </w:r>
          </w:p>
        </w:tc>
      </w:tr>
      <w:tr w:rsidR="005E3B46" w14:paraId="1BFE2632" w14:textId="77777777">
        <w:tc>
          <w:tcPr>
            <w:tcW w:w="1526" w:type="dxa"/>
            <w:vAlign w:val="center"/>
          </w:tcPr>
          <w:p w14:paraId="1A8FA442"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猫咪信息类</w:t>
            </w:r>
          </w:p>
        </w:tc>
        <w:tc>
          <w:tcPr>
            <w:tcW w:w="2268" w:type="dxa"/>
            <w:vAlign w:val="center"/>
          </w:tcPr>
          <w:p w14:paraId="139D3592"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Catinformation</w:t>
            </w:r>
          </w:p>
        </w:tc>
        <w:tc>
          <w:tcPr>
            <w:tcW w:w="4728" w:type="dxa"/>
            <w:vAlign w:val="center"/>
          </w:tcPr>
          <w:p w14:paraId="111CE15B"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该类用于普通用户查看猫咪，管理员更新猫咪信息等操作</w:t>
            </w:r>
          </w:p>
        </w:tc>
      </w:tr>
      <w:tr w:rsidR="005E3B46" w14:paraId="34AFE910" w14:textId="77777777">
        <w:tc>
          <w:tcPr>
            <w:tcW w:w="1526" w:type="dxa"/>
            <w:vAlign w:val="center"/>
          </w:tcPr>
          <w:p w14:paraId="000C003E"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商品类</w:t>
            </w:r>
          </w:p>
        </w:tc>
        <w:tc>
          <w:tcPr>
            <w:tcW w:w="2268" w:type="dxa"/>
            <w:vAlign w:val="center"/>
          </w:tcPr>
          <w:p w14:paraId="67720737"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Product</w:t>
            </w:r>
          </w:p>
        </w:tc>
        <w:tc>
          <w:tcPr>
            <w:tcW w:w="4728" w:type="dxa"/>
            <w:vAlign w:val="center"/>
          </w:tcPr>
          <w:p w14:paraId="1C8BA7C5"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该类用于普通用户查看商品，管理员更新商品等</w:t>
            </w:r>
            <w:r>
              <w:rPr>
                <w:rFonts w:ascii="宋体" w:eastAsia="宋体" w:hAnsi="宋体" w:hint="eastAsia"/>
                <w:szCs w:val="21"/>
              </w:rPr>
              <w:lastRenderedPageBreak/>
              <w:t>操作</w:t>
            </w:r>
          </w:p>
        </w:tc>
      </w:tr>
      <w:tr w:rsidR="005E3B46" w14:paraId="33A64667" w14:textId="77777777">
        <w:tc>
          <w:tcPr>
            <w:tcW w:w="1526" w:type="dxa"/>
            <w:vAlign w:val="center"/>
          </w:tcPr>
          <w:p w14:paraId="5B8CE300"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lastRenderedPageBreak/>
              <w:t>订单类</w:t>
            </w:r>
          </w:p>
        </w:tc>
        <w:tc>
          <w:tcPr>
            <w:tcW w:w="2268" w:type="dxa"/>
            <w:vAlign w:val="center"/>
          </w:tcPr>
          <w:p w14:paraId="46ED6F2F"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Order</w:t>
            </w:r>
          </w:p>
        </w:tc>
        <w:tc>
          <w:tcPr>
            <w:tcW w:w="4728" w:type="dxa"/>
            <w:vAlign w:val="center"/>
          </w:tcPr>
          <w:p w14:paraId="1DCF4567"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该类用于普通用户下单，管理员处理订单等操作</w:t>
            </w:r>
          </w:p>
        </w:tc>
      </w:tr>
      <w:tr w:rsidR="005E3B46" w14:paraId="76359BCB" w14:textId="77777777">
        <w:tc>
          <w:tcPr>
            <w:tcW w:w="1526" w:type="dxa"/>
            <w:vAlign w:val="center"/>
          </w:tcPr>
          <w:p w14:paraId="0CE7A9EC"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评论类</w:t>
            </w:r>
          </w:p>
        </w:tc>
        <w:tc>
          <w:tcPr>
            <w:tcW w:w="2268" w:type="dxa"/>
            <w:vAlign w:val="center"/>
          </w:tcPr>
          <w:p w14:paraId="2E6E87AB"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Comment</w:t>
            </w:r>
          </w:p>
        </w:tc>
        <w:tc>
          <w:tcPr>
            <w:tcW w:w="4728" w:type="dxa"/>
            <w:vAlign w:val="center"/>
          </w:tcPr>
          <w:p w14:paraId="61578928"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该类用于用户对猫咪的评论</w:t>
            </w:r>
          </w:p>
        </w:tc>
      </w:tr>
      <w:tr w:rsidR="005E3B46" w14:paraId="5ADFCCF0" w14:textId="77777777">
        <w:tc>
          <w:tcPr>
            <w:tcW w:w="1526" w:type="dxa"/>
            <w:vAlign w:val="center"/>
          </w:tcPr>
          <w:p w14:paraId="01A6B9E7"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点赞类</w:t>
            </w:r>
          </w:p>
        </w:tc>
        <w:tc>
          <w:tcPr>
            <w:tcW w:w="2268" w:type="dxa"/>
            <w:vAlign w:val="center"/>
          </w:tcPr>
          <w:p w14:paraId="74368FD5"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Like</w:t>
            </w:r>
          </w:p>
        </w:tc>
        <w:tc>
          <w:tcPr>
            <w:tcW w:w="4728" w:type="dxa"/>
            <w:vAlign w:val="center"/>
          </w:tcPr>
          <w:p w14:paraId="6C38D211"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该类用于用户对商品的点赞</w:t>
            </w:r>
          </w:p>
        </w:tc>
      </w:tr>
    </w:tbl>
    <w:p w14:paraId="56C5E947" w14:textId="77777777" w:rsidR="005E3B46" w:rsidRDefault="005E3B46">
      <w:pPr>
        <w:spacing w:line="360" w:lineRule="auto"/>
        <w:jc w:val="center"/>
        <w:rPr>
          <w:rFonts w:ascii="宋体" w:eastAsia="宋体" w:hAnsi="宋体" w:hint="eastAsia"/>
          <w:szCs w:val="21"/>
        </w:rPr>
      </w:pPr>
    </w:p>
    <w:p w14:paraId="01933DAF" w14:textId="77777777" w:rsidR="005E3B46" w:rsidRDefault="00000000">
      <w:pPr>
        <w:pStyle w:val="2"/>
        <w:rPr>
          <w:color w:val="000000" w:themeColor="text1"/>
        </w:rPr>
      </w:pPr>
      <w:bookmarkStart w:id="19" w:name="_Toc149848662"/>
      <w:r>
        <w:rPr>
          <w:rFonts w:hint="eastAsia"/>
          <w:color w:val="000000" w:themeColor="text1"/>
        </w:rPr>
        <w:t>2</w:t>
      </w:r>
      <w:r>
        <w:rPr>
          <w:rFonts w:hint="eastAsia"/>
          <w:color w:val="000000" w:themeColor="text1"/>
        </w:rPr>
        <w:t>、初始类图</w:t>
      </w:r>
      <w:bookmarkEnd w:id="19"/>
    </w:p>
    <w:p w14:paraId="08B223D7" w14:textId="77777777" w:rsidR="005E3B46" w:rsidRDefault="00000000">
      <w:pPr>
        <w:rPr>
          <w:ins w:id="20" w:author="2410537465@qq.com" w:date="2025-11-14T20:26:00Z"/>
        </w:rPr>
      </w:pPr>
      <w:ins w:id="21" w:author="2410537465@qq.com" w:date="2025-11-14T20:27:00Z">
        <w:r>
          <w:rPr>
            <w:rFonts w:hint="eastAsia"/>
            <w:noProof/>
          </w:rPr>
          <w:drawing>
            <wp:inline distT="0" distB="0" distL="0" distR="0" wp14:anchorId="5118A440" wp14:editId="396200E5">
              <wp:extent cx="5292725" cy="3558540"/>
              <wp:effectExtent l="0" t="0" r="3175" b="3810"/>
              <wp:docPr id="1913707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07495" name="图片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93350" cy="3559032"/>
                      </a:xfrm>
                      <a:prstGeom prst="rect">
                        <a:avLst/>
                      </a:prstGeom>
                      <a:noFill/>
                      <a:ln>
                        <a:noFill/>
                      </a:ln>
                    </pic:spPr>
                  </pic:pic>
                </a:graphicData>
              </a:graphic>
            </wp:inline>
          </w:drawing>
        </w:r>
      </w:ins>
    </w:p>
    <w:p w14:paraId="39763F6B" w14:textId="77777777" w:rsidR="005E3B46" w:rsidRDefault="005E3B46"/>
    <w:p w14:paraId="3515AA9A" w14:textId="77777777" w:rsidR="005E3B46" w:rsidRDefault="00000000">
      <w:pPr>
        <w:pStyle w:val="2"/>
      </w:pPr>
      <w:bookmarkStart w:id="22" w:name="_Toc149848663"/>
      <w:r>
        <w:rPr>
          <w:rFonts w:hint="eastAsia"/>
        </w:rPr>
        <w:t>3</w:t>
      </w:r>
      <w:r>
        <w:rPr>
          <w:rFonts w:hint="eastAsia"/>
        </w:rPr>
        <w:t>、细化类图</w:t>
      </w:r>
      <w:bookmarkEnd w:id="22"/>
    </w:p>
    <w:p w14:paraId="1B3E9D78" w14:textId="77777777" w:rsidR="005E3B46" w:rsidRDefault="00000000">
      <w:pPr>
        <w:pStyle w:val="3"/>
        <w:rPr>
          <w:rFonts w:hint="eastAsia"/>
        </w:rPr>
      </w:pPr>
      <w:bookmarkStart w:id="23" w:name="_Toc149848664"/>
      <w:r>
        <w:rPr>
          <w:rFonts w:hint="eastAsia"/>
        </w:rPr>
        <w:t>3.1属性的识别</w:t>
      </w:r>
      <w:bookmarkEnd w:id="23"/>
    </w:p>
    <w:p w14:paraId="4C2BB350"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（注</w:t>
      </w:r>
      <w:r>
        <w:rPr>
          <w:rFonts w:ascii="宋体" w:eastAsia="宋体" w:hAnsi="宋体"/>
          <w:szCs w:val="21"/>
        </w:rPr>
        <w:t>：每个属性</w:t>
      </w:r>
      <w:r>
        <w:rPr>
          <w:rFonts w:ascii="宋体" w:eastAsia="宋体" w:hAnsi="宋体" w:hint="eastAsia"/>
          <w:szCs w:val="21"/>
        </w:rPr>
        <w:t>表中</w:t>
      </w:r>
      <w:r>
        <w:rPr>
          <w:rFonts w:ascii="宋体" w:eastAsia="宋体" w:hAnsi="宋体"/>
          <w:szCs w:val="21"/>
        </w:rPr>
        <w:t>的第一</w:t>
      </w:r>
      <w:r>
        <w:rPr>
          <w:rFonts w:ascii="宋体" w:eastAsia="宋体" w:hAnsi="宋体" w:hint="eastAsia"/>
          <w:szCs w:val="21"/>
        </w:rPr>
        <w:t>个</w:t>
      </w:r>
      <w:r>
        <w:rPr>
          <w:rFonts w:ascii="宋体" w:eastAsia="宋体" w:hAnsi="宋体"/>
          <w:szCs w:val="21"/>
        </w:rPr>
        <w:t>属性，</w:t>
      </w:r>
      <w:r>
        <w:rPr>
          <w:rFonts w:ascii="宋体" w:eastAsia="宋体" w:hAnsi="宋体" w:hint="eastAsia"/>
          <w:szCs w:val="21"/>
        </w:rPr>
        <w:t>作为</w:t>
      </w:r>
      <w:r>
        <w:rPr>
          <w:rFonts w:ascii="宋体" w:eastAsia="宋体" w:hAnsi="宋体"/>
          <w:szCs w:val="21"/>
        </w:rPr>
        <w:t>primary key）</w:t>
      </w:r>
    </w:p>
    <w:p w14:paraId="438AD46C" w14:textId="77777777" w:rsidR="005E3B46" w:rsidRDefault="00000000">
      <w:pPr>
        <w:spacing w:line="360" w:lineRule="auto"/>
        <w:jc w:val="left"/>
        <w:rPr>
          <w:rFonts w:ascii="宋体" w:eastAsia="宋体" w:hAnsi="宋体" w:hint="eastAsia"/>
          <w:b/>
          <w:bCs/>
          <w:szCs w:val="21"/>
        </w:rPr>
      </w:pPr>
      <w:r>
        <w:rPr>
          <w:rFonts w:ascii="宋体" w:eastAsia="宋体" w:hAnsi="宋体"/>
          <w:b/>
          <w:bCs/>
          <w:szCs w:val="21"/>
        </w:rPr>
        <w:t>类名：</w:t>
      </w:r>
      <w:r>
        <w:rPr>
          <w:rFonts w:ascii="宋体" w:eastAsia="宋体" w:hAnsi="宋体" w:hint="eastAsia"/>
          <w:b/>
          <w:bCs/>
          <w:szCs w:val="21"/>
        </w:rPr>
        <w:t>User</w:t>
      </w:r>
      <w:r>
        <w:rPr>
          <w:rFonts w:ascii="宋体" w:eastAsia="宋体" w:hAnsi="宋体"/>
          <w:b/>
          <w:bCs/>
          <w:szCs w:val="21"/>
        </w:rPr>
        <w:t>（</w:t>
      </w:r>
      <w:r>
        <w:rPr>
          <w:rFonts w:ascii="宋体" w:eastAsia="宋体" w:hAnsi="宋体" w:hint="eastAsia"/>
          <w:b/>
          <w:bCs/>
          <w:szCs w:val="21"/>
        </w:rPr>
        <w:t>用户</w:t>
      </w:r>
      <w:r>
        <w:rPr>
          <w:rFonts w:ascii="宋体" w:eastAsia="宋体" w:hAnsi="宋体"/>
          <w:b/>
          <w:bCs/>
          <w:szCs w:val="21"/>
        </w:rPr>
        <w:t>类）</w:t>
      </w:r>
    </w:p>
    <w:p w14:paraId="400418FD" w14:textId="77777777" w:rsidR="005E3B46" w:rsidRDefault="00000000">
      <w:pPr>
        <w:spacing w:line="360" w:lineRule="auto"/>
        <w:jc w:val="left"/>
        <w:rPr>
          <w:rFonts w:ascii="宋体" w:eastAsia="宋体" w:hAnsi="宋体" w:hint="eastAsia"/>
          <w:b/>
          <w:bCs/>
          <w:szCs w:val="21"/>
        </w:rPr>
      </w:pPr>
      <w:r>
        <w:rPr>
          <w:rFonts w:ascii="宋体" w:eastAsia="宋体" w:hAnsi="宋体"/>
          <w:b/>
          <w:bCs/>
          <w:szCs w:val="21"/>
        </w:rPr>
        <w:t>属性表如表</w:t>
      </w:r>
      <w:r>
        <w:rPr>
          <w:rFonts w:ascii="宋体" w:eastAsia="宋体" w:hAnsi="宋体" w:hint="eastAsia"/>
          <w:b/>
          <w:bCs/>
          <w:szCs w:val="21"/>
        </w:rPr>
        <w:t>3.1</w:t>
      </w:r>
      <w:r>
        <w:rPr>
          <w:rFonts w:ascii="宋体" w:eastAsia="宋体" w:hAnsi="宋体"/>
          <w:b/>
          <w:bCs/>
          <w:szCs w:val="21"/>
        </w:rPr>
        <w:t>.</w:t>
      </w:r>
      <w:r>
        <w:rPr>
          <w:rFonts w:ascii="宋体" w:eastAsia="宋体" w:hAnsi="宋体" w:hint="eastAsia"/>
          <w:b/>
          <w:bCs/>
          <w:szCs w:val="21"/>
        </w:rPr>
        <w:t>1</w:t>
      </w:r>
      <w:r>
        <w:rPr>
          <w:rFonts w:ascii="宋体" w:eastAsia="宋体" w:hAnsi="宋体"/>
          <w:b/>
          <w:bCs/>
          <w:szCs w:val="21"/>
        </w:rPr>
        <w:t>所示：</w:t>
      </w:r>
    </w:p>
    <w:p w14:paraId="783F6F02" w14:textId="77777777" w:rsidR="005E3B46" w:rsidRDefault="00000000">
      <w:pPr>
        <w:spacing w:line="360" w:lineRule="auto"/>
        <w:jc w:val="center"/>
        <w:rPr>
          <w:rFonts w:ascii="宋体" w:eastAsia="宋体" w:hAnsi="宋体" w:hint="eastAsia"/>
          <w:szCs w:val="21"/>
        </w:rPr>
      </w:pPr>
      <w:r>
        <w:rPr>
          <w:rFonts w:ascii="宋体" w:eastAsia="宋体" w:hAnsi="宋体"/>
          <w:szCs w:val="21"/>
        </w:rPr>
        <w:t>表</w:t>
      </w:r>
      <w:r>
        <w:rPr>
          <w:rFonts w:ascii="宋体" w:eastAsia="宋体" w:hAnsi="宋体" w:hint="eastAsia"/>
          <w:szCs w:val="21"/>
        </w:rPr>
        <w:t>3</w:t>
      </w:r>
      <w:r>
        <w:rPr>
          <w:rFonts w:ascii="宋体" w:eastAsia="宋体" w:hAnsi="宋体"/>
          <w:szCs w:val="21"/>
        </w:rPr>
        <w:t>.</w:t>
      </w:r>
      <w:r>
        <w:rPr>
          <w:rFonts w:ascii="宋体" w:eastAsia="宋体" w:hAnsi="宋体" w:hint="eastAsia"/>
          <w:szCs w:val="21"/>
        </w:rPr>
        <w:t>1</w:t>
      </w:r>
      <w:r>
        <w:rPr>
          <w:rFonts w:ascii="宋体" w:eastAsia="宋体" w:hAnsi="宋体"/>
          <w:szCs w:val="21"/>
        </w:rPr>
        <w:t xml:space="preserve">.1 </w:t>
      </w:r>
      <w:r>
        <w:rPr>
          <w:rFonts w:ascii="宋体" w:eastAsia="宋体" w:hAnsi="宋体" w:hint="eastAsia"/>
          <w:szCs w:val="21"/>
        </w:rPr>
        <w:t>User</w:t>
      </w:r>
      <w:r>
        <w:rPr>
          <w:rFonts w:ascii="宋体" w:eastAsia="宋体" w:hAnsi="宋体"/>
          <w:szCs w:val="21"/>
        </w:rPr>
        <w:t>类属性表</w:t>
      </w:r>
    </w:p>
    <w:tbl>
      <w:tblPr>
        <w:tblW w:w="64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277"/>
        <w:gridCol w:w="2335"/>
      </w:tblGrid>
      <w:tr w:rsidR="005E3B46" w14:paraId="482391DE" w14:textId="77777777">
        <w:trPr>
          <w:jc w:val="center"/>
        </w:trPr>
        <w:tc>
          <w:tcPr>
            <w:tcW w:w="1832" w:type="dxa"/>
          </w:tcPr>
          <w:p w14:paraId="34929C69" w14:textId="77777777" w:rsidR="005E3B46" w:rsidRDefault="00000000">
            <w:pPr>
              <w:spacing w:line="360" w:lineRule="auto"/>
              <w:jc w:val="center"/>
              <w:rPr>
                <w:rFonts w:ascii="宋体" w:eastAsia="宋体" w:hAnsi="宋体" w:hint="eastAsia"/>
                <w:szCs w:val="21"/>
              </w:rPr>
            </w:pPr>
            <w:r>
              <w:rPr>
                <w:rFonts w:ascii="宋体" w:eastAsia="宋体" w:hAnsi="宋体"/>
                <w:szCs w:val="21"/>
              </w:rPr>
              <w:lastRenderedPageBreak/>
              <w:t>中文名</w:t>
            </w:r>
          </w:p>
        </w:tc>
        <w:tc>
          <w:tcPr>
            <w:tcW w:w="2277" w:type="dxa"/>
          </w:tcPr>
          <w:p w14:paraId="77872535" w14:textId="77777777" w:rsidR="005E3B46" w:rsidRDefault="00000000">
            <w:pPr>
              <w:spacing w:line="360" w:lineRule="auto"/>
              <w:jc w:val="center"/>
              <w:rPr>
                <w:rFonts w:ascii="宋体" w:eastAsia="宋体" w:hAnsi="宋体" w:hint="eastAsia"/>
                <w:szCs w:val="21"/>
              </w:rPr>
            </w:pPr>
            <w:r>
              <w:rPr>
                <w:rFonts w:ascii="宋体" w:eastAsia="宋体" w:hAnsi="宋体"/>
                <w:szCs w:val="21"/>
              </w:rPr>
              <w:t>英文名</w:t>
            </w:r>
          </w:p>
        </w:tc>
        <w:tc>
          <w:tcPr>
            <w:tcW w:w="2335" w:type="dxa"/>
          </w:tcPr>
          <w:p w14:paraId="16AB63E2" w14:textId="77777777" w:rsidR="005E3B46" w:rsidRDefault="00000000">
            <w:pPr>
              <w:spacing w:line="360" w:lineRule="auto"/>
              <w:jc w:val="center"/>
              <w:rPr>
                <w:rFonts w:ascii="宋体" w:eastAsia="宋体" w:hAnsi="宋体" w:hint="eastAsia"/>
                <w:szCs w:val="21"/>
              </w:rPr>
            </w:pPr>
            <w:r>
              <w:rPr>
                <w:rFonts w:ascii="宋体" w:eastAsia="宋体" w:hAnsi="宋体"/>
                <w:szCs w:val="21"/>
              </w:rPr>
              <w:t>数据类型</w:t>
            </w:r>
          </w:p>
        </w:tc>
      </w:tr>
      <w:tr w:rsidR="005E3B46" w14:paraId="43B2AD48"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179FD767" w14:textId="77777777" w:rsidR="005E3B46" w:rsidRDefault="00000000">
            <w:pPr>
              <w:spacing w:line="360" w:lineRule="auto"/>
              <w:jc w:val="center"/>
              <w:rPr>
                <w:rFonts w:ascii="宋体" w:eastAsia="宋体" w:hAnsi="宋体" w:hint="eastAsia"/>
                <w:szCs w:val="21"/>
              </w:rPr>
            </w:pPr>
            <w:r>
              <w:rPr>
                <w:rFonts w:ascii="宋体" w:eastAsia="宋体" w:hAnsi="宋体"/>
                <w:szCs w:val="21"/>
              </w:rPr>
              <w:t>用户ID</w:t>
            </w:r>
          </w:p>
        </w:tc>
        <w:tc>
          <w:tcPr>
            <w:tcW w:w="2277" w:type="dxa"/>
            <w:tcBorders>
              <w:top w:val="single" w:sz="4" w:space="0" w:color="auto"/>
              <w:left w:val="single" w:sz="4" w:space="0" w:color="auto"/>
              <w:bottom w:val="single" w:sz="4" w:space="0" w:color="auto"/>
              <w:right w:val="single" w:sz="4" w:space="0" w:color="auto"/>
            </w:tcBorders>
          </w:tcPr>
          <w:p w14:paraId="6A175784" w14:textId="77777777" w:rsidR="005E3B46" w:rsidRDefault="00000000">
            <w:pPr>
              <w:spacing w:line="360" w:lineRule="auto"/>
              <w:jc w:val="center"/>
              <w:rPr>
                <w:rFonts w:ascii="宋体" w:eastAsia="宋体" w:hAnsi="宋体" w:hint="eastAsia"/>
                <w:szCs w:val="21"/>
              </w:rPr>
            </w:pPr>
            <w:r>
              <w:rPr>
                <w:rFonts w:ascii="宋体" w:eastAsia="宋体" w:hAnsi="宋体"/>
                <w:szCs w:val="21"/>
              </w:rPr>
              <w:t>userID</w:t>
            </w:r>
          </w:p>
        </w:tc>
        <w:tc>
          <w:tcPr>
            <w:tcW w:w="2335" w:type="dxa"/>
            <w:tcBorders>
              <w:top w:val="single" w:sz="4" w:space="0" w:color="auto"/>
              <w:left w:val="single" w:sz="4" w:space="0" w:color="auto"/>
              <w:bottom w:val="single" w:sz="4" w:space="0" w:color="auto"/>
              <w:right w:val="single" w:sz="4" w:space="0" w:color="auto"/>
            </w:tcBorders>
          </w:tcPr>
          <w:p w14:paraId="1C855FA3"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7C13D86E"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38AE7E6B"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登录密码</w:t>
            </w:r>
          </w:p>
        </w:tc>
        <w:tc>
          <w:tcPr>
            <w:tcW w:w="2277" w:type="dxa"/>
            <w:tcBorders>
              <w:top w:val="single" w:sz="4" w:space="0" w:color="auto"/>
              <w:left w:val="single" w:sz="4" w:space="0" w:color="auto"/>
              <w:bottom w:val="single" w:sz="4" w:space="0" w:color="auto"/>
              <w:right w:val="single" w:sz="4" w:space="0" w:color="auto"/>
            </w:tcBorders>
          </w:tcPr>
          <w:p w14:paraId="1934B1DB" w14:textId="77777777" w:rsidR="005E3B46" w:rsidRDefault="00000000">
            <w:pPr>
              <w:spacing w:line="360" w:lineRule="auto"/>
              <w:jc w:val="center"/>
              <w:rPr>
                <w:rFonts w:ascii="宋体" w:eastAsia="宋体" w:hAnsi="宋体" w:hint="eastAsia"/>
                <w:szCs w:val="21"/>
              </w:rPr>
            </w:pPr>
            <w:r>
              <w:rPr>
                <w:rFonts w:ascii="宋体" w:eastAsia="宋体" w:hAnsi="宋体"/>
                <w:szCs w:val="21"/>
              </w:rPr>
              <w:t>userPassword</w:t>
            </w:r>
          </w:p>
        </w:tc>
        <w:tc>
          <w:tcPr>
            <w:tcW w:w="2335" w:type="dxa"/>
            <w:tcBorders>
              <w:top w:val="single" w:sz="4" w:space="0" w:color="auto"/>
              <w:left w:val="single" w:sz="4" w:space="0" w:color="auto"/>
              <w:bottom w:val="single" w:sz="4" w:space="0" w:color="auto"/>
              <w:right w:val="single" w:sz="4" w:space="0" w:color="auto"/>
            </w:tcBorders>
          </w:tcPr>
          <w:p w14:paraId="1597D004" w14:textId="77777777" w:rsidR="005E3B46" w:rsidRDefault="00000000">
            <w:pPr>
              <w:spacing w:line="360" w:lineRule="auto"/>
              <w:jc w:val="center"/>
              <w:rPr>
                <w:rFonts w:ascii="宋体" w:eastAsia="宋体" w:hAnsi="宋体" w:hint="eastAsia"/>
                <w:szCs w:val="21"/>
              </w:rPr>
            </w:pPr>
            <w:r>
              <w:rPr>
                <w:rFonts w:ascii="宋体" w:eastAsia="宋体" w:hAnsi="宋体"/>
                <w:szCs w:val="21"/>
              </w:rPr>
              <w:t>varchar</w:t>
            </w:r>
          </w:p>
        </w:tc>
      </w:tr>
      <w:tr w:rsidR="005E3B46" w14:paraId="65D3ABED" w14:textId="77777777">
        <w:trPr>
          <w:jc w:val="center"/>
          <w:ins w:id="24" w:author="毛毛妈" w:date="2025-11-15T21:53:00Z"/>
        </w:trPr>
        <w:tc>
          <w:tcPr>
            <w:tcW w:w="1832" w:type="dxa"/>
            <w:tcBorders>
              <w:top w:val="single" w:sz="4" w:space="0" w:color="auto"/>
              <w:left w:val="single" w:sz="4" w:space="0" w:color="auto"/>
              <w:bottom w:val="single" w:sz="4" w:space="0" w:color="auto"/>
              <w:right w:val="single" w:sz="4" w:space="0" w:color="auto"/>
            </w:tcBorders>
          </w:tcPr>
          <w:p w14:paraId="2EC3E5FE" w14:textId="77777777" w:rsidR="005E3B46" w:rsidRPr="005E3B46" w:rsidRDefault="00000000">
            <w:pPr>
              <w:spacing w:line="360" w:lineRule="auto"/>
              <w:jc w:val="center"/>
              <w:rPr>
                <w:ins w:id="25" w:author="毛毛妈" w:date="2025-11-15T21:53:00Z"/>
                <w:rFonts w:ascii="宋体" w:eastAsia="宋体" w:hAnsi="宋体" w:hint="eastAsia"/>
                <w:szCs w:val="21"/>
                <w:highlight w:val="yellow"/>
                <w:rPrChange w:id="26" w:author="毛毛妈" w:date="2025-11-15T21:58:00Z">
                  <w:rPr>
                    <w:ins w:id="27" w:author="毛毛妈" w:date="2025-11-15T21:53:00Z"/>
                    <w:rFonts w:ascii="宋体" w:eastAsia="宋体" w:hAnsi="宋体" w:hint="eastAsia"/>
                    <w:szCs w:val="21"/>
                  </w:rPr>
                </w:rPrChange>
              </w:rPr>
            </w:pPr>
            <w:ins w:id="28" w:author="毛毛妈" w:date="2025-11-15T21:53:00Z">
              <w:r>
                <w:rPr>
                  <w:rFonts w:ascii="宋体" w:eastAsia="宋体" w:hAnsi="宋体" w:hint="eastAsia"/>
                  <w:szCs w:val="21"/>
                  <w:highlight w:val="yellow"/>
                  <w:rPrChange w:id="29" w:author="毛毛妈" w:date="2025-11-15T21:58:00Z">
                    <w:rPr>
                      <w:rFonts w:ascii="宋体" w:eastAsia="宋体" w:hAnsi="宋体" w:hint="eastAsia"/>
                      <w:szCs w:val="21"/>
                    </w:rPr>
                  </w:rPrChange>
                </w:rPr>
                <w:t>用户类型</w:t>
              </w:r>
            </w:ins>
          </w:p>
        </w:tc>
        <w:tc>
          <w:tcPr>
            <w:tcW w:w="2277" w:type="dxa"/>
            <w:tcBorders>
              <w:top w:val="single" w:sz="4" w:space="0" w:color="auto"/>
              <w:left w:val="single" w:sz="4" w:space="0" w:color="auto"/>
              <w:bottom w:val="single" w:sz="4" w:space="0" w:color="auto"/>
              <w:right w:val="single" w:sz="4" w:space="0" w:color="auto"/>
            </w:tcBorders>
          </w:tcPr>
          <w:p w14:paraId="2C5B065C" w14:textId="77777777" w:rsidR="005E3B46" w:rsidRPr="005E3B46" w:rsidRDefault="00000000">
            <w:pPr>
              <w:spacing w:line="360" w:lineRule="auto"/>
              <w:jc w:val="center"/>
              <w:rPr>
                <w:ins w:id="30" w:author="毛毛妈" w:date="2025-11-15T21:53:00Z"/>
                <w:rFonts w:ascii="宋体" w:eastAsia="宋体" w:hAnsi="宋体" w:hint="eastAsia"/>
                <w:szCs w:val="21"/>
                <w:highlight w:val="yellow"/>
                <w:rPrChange w:id="31" w:author="毛毛妈" w:date="2025-11-15T21:58:00Z">
                  <w:rPr>
                    <w:ins w:id="32" w:author="毛毛妈" w:date="2025-11-15T21:53:00Z"/>
                    <w:rFonts w:ascii="宋体" w:eastAsia="宋体" w:hAnsi="宋体" w:hint="eastAsia"/>
                    <w:szCs w:val="21"/>
                  </w:rPr>
                </w:rPrChange>
              </w:rPr>
            </w:pPr>
            <w:ins w:id="33" w:author="漫星" w:date="2025-11-16T15:51:00Z">
              <w:r>
                <w:rPr>
                  <w:rFonts w:ascii="宋体" w:eastAsia="宋体" w:hAnsi="宋体" w:hint="eastAsia"/>
                  <w:szCs w:val="21"/>
                  <w:highlight w:val="yellow"/>
                </w:rPr>
                <w:t>userType</w:t>
              </w:r>
            </w:ins>
          </w:p>
        </w:tc>
        <w:tc>
          <w:tcPr>
            <w:tcW w:w="2335" w:type="dxa"/>
            <w:tcBorders>
              <w:top w:val="single" w:sz="4" w:space="0" w:color="auto"/>
              <w:left w:val="single" w:sz="4" w:space="0" w:color="auto"/>
              <w:bottom w:val="single" w:sz="4" w:space="0" w:color="auto"/>
              <w:right w:val="single" w:sz="4" w:space="0" w:color="auto"/>
            </w:tcBorders>
          </w:tcPr>
          <w:p w14:paraId="3B0FBD08" w14:textId="77777777" w:rsidR="005E3B46" w:rsidRDefault="00000000">
            <w:pPr>
              <w:spacing w:line="360" w:lineRule="auto"/>
              <w:jc w:val="center"/>
              <w:rPr>
                <w:ins w:id="34" w:author="毛毛妈" w:date="2025-11-15T21:53:00Z"/>
                <w:rFonts w:ascii="宋体" w:eastAsia="宋体" w:hAnsi="宋体" w:hint="eastAsia"/>
                <w:szCs w:val="21"/>
              </w:rPr>
            </w:pPr>
            <w:ins w:id="35" w:author="漫星" w:date="2025-11-16T15:52:00Z">
              <w:r>
                <w:rPr>
                  <w:rFonts w:ascii="宋体" w:eastAsia="宋体" w:hAnsi="宋体" w:hint="eastAsia"/>
                  <w:szCs w:val="21"/>
                </w:rPr>
                <w:t>varchar</w:t>
              </w:r>
            </w:ins>
          </w:p>
        </w:tc>
      </w:tr>
    </w:tbl>
    <w:p w14:paraId="2062EFE5" w14:textId="77777777" w:rsidR="005E3B46" w:rsidRDefault="005E3B46">
      <w:pPr>
        <w:spacing w:line="360" w:lineRule="auto"/>
        <w:rPr>
          <w:rFonts w:ascii="宋体" w:eastAsia="宋体" w:hAnsi="宋体" w:hint="eastAsia"/>
          <w:szCs w:val="21"/>
        </w:rPr>
      </w:pPr>
    </w:p>
    <w:p w14:paraId="0E99E874" w14:textId="77777777" w:rsidR="005E3B46" w:rsidRDefault="00000000">
      <w:pPr>
        <w:spacing w:line="360" w:lineRule="auto"/>
        <w:jc w:val="left"/>
        <w:rPr>
          <w:rFonts w:ascii="宋体" w:eastAsia="宋体" w:hAnsi="宋体" w:hint="eastAsia"/>
          <w:b/>
          <w:bCs/>
          <w:szCs w:val="21"/>
        </w:rPr>
      </w:pPr>
      <w:r>
        <w:rPr>
          <w:rFonts w:ascii="宋体" w:eastAsia="宋体" w:hAnsi="宋体"/>
          <w:b/>
          <w:bCs/>
          <w:szCs w:val="21"/>
        </w:rPr>
        <w:t>类名：</w:t>
      </w:r>
      <w:r>
        <w:rPr>
          <w:rFonts w:ascii="宋体" w:eastAsia="宋体" w:hAnsi="宋体" w:hint="eastAsia"/>
          <w:b/>
          <w:bCs/>
          <w:szCs w:val="21"/>
        </w:rPr>
        <w:t>Administrator</w:t>
      </w:r>
      <w:r>
        <w:rPr>
          <w:rFonts w:ascii="宋体" w:eastAsia="宋体" w:hAnsi="宋体"/>
          <w:b/>
          <w:bCs/>
          <w:szCs w:val="21"/>
        </w:rPr>
        <w:t>（</w:t>
      </w:r>
      <w:r>
        <w:rPr>
          <w:rFonts w:ascii="宋体" w:eastAsia="宋体" w:hAnsi="宋体" w:hint="eastAsia"/>
          <w:b/>
          <w:bCs/>
          <w:szCs w:val="21"/>
        </w:rPr>
        <w:t>管理员</w:t>
      </w:r>
      <w:r>
        <w:rPr>
          <w:rFonts w:ascii="宋体" w:eastAsia="宋体" w:hAnsi="宋体"/>
          <w:b/>
          <w:bCs/>
          <w:szCs w:val="21"/>
        </w:rPr>
        <w:t>类）</w:t>
      </w:r>
      <w:r>
        <w:rPr>
          <w:rFonts w:ascii="宋体" w:eastAsia="宋体" w:hAnsi="宋体" w:hint="eastAsia"/>
          <w:b/>
          <w:bCs/>
          <w:szCs w:val="21"/>
        </w:rPr>
        <w:t xml:space="preserve">  </w:t>
      </w:r>
    </w:p>
    <w:p w14:paraId="41776FD3" w14:textId="77777777" w:rsidR="005E3B46" w:rsidRDefault="00000000">
      <w:pPr>
        <w:spacing w:line="360" w:lineRule="auto"/>
        <w:jc w:val="left"/>
        <w:rPr>
          <w:rFonts w:ascii="宋体" w:eastAsia="宋体" w:hAnsi="宋体" w:hint="eastAsia"/>
          <w:b/>
          <w:bCs/>
          <w:szCs w:val="21"/>
        </w:rPr>
      </w:pPr>
      <w:r>
        <w:rPr>
          <w:rFonts w:ascii="宋体" w:eastAsia="宋体" w:hAnsi="宋体"/>
          <w:b/>
          <w:bCs/>
          <w:szCs w:val="21"/>
        </w:rPr>
        <w:t>属性表如表</w:t>
      </w:r>
      <w:r>
        <w:rPr>
          <w:rFonts w:ascii="宋体" w:eastAsia="宋体" w:hAnsi="宋体" w:hint="eastAsia"/>
          <w:b/>
          <w:bCs/>
          <w:szCs w:val="21"/>
        </w:rPr>
        <w:t>3</w:t>
      </w:r>
      <w:r>
        <w:rPr>
          <w:rFonts w:ascii="宋体" w:eastAsia="宋体" w:hAnsi="宋体"/>
          <w:b/>
          <w:bCs/>
          <w:szCs w:val="21"/>
        </w:rPr>
        <w:t>.</w:t>
      </w:r>
      <w:r>
        <w:rPr>
          <w:rFonts w:ascii="宋体" w:eastAsia="宋体" w:hAnsi="宋体" w:hint="eastAsia"/>
          <w:b/>
          <w:bCs/>
          <w:szCs w:val="21"/>
        </w:rPr>
        <w:t>1</w:t>
      </w:r>
      <w:r>
        <w:rPr>
          <w:rFonts w:ascii="宋体" w:eastAsia="宋体" w:hAnsi="宋体"/>
          <w:b/>
          <w:bCs/>
          <w:szCs w:val="21"/>
        </w:rPr>
        <w:t>.</w:t>
      </w:r>
      <w:r>
        <w:rPr>
          <w:rFonts w:ascii="宋体" w:eastAsia="宋体" w:hAnsi="宋体" w:hint="eastAsia"/>
          <w:b/>
          <w:bCs/>
          <w:szCs w:val="21"/>
        </w:rPr>
        <w:t>2</w:t>
      </w:r>
      <w:r>
        <w:rPr>
          <w:rFonts w:ascii="宋体" w:eastAsia="宋体" w:hAnsi="宋体"/>
          <w:b/>
          <w:bCs/>
          <w:szCs w:val="21"/>
        </w:rPr>
        <w:t>所示：</w:t>
      </w:r>
    </w:p>
    <w:p w14:paraId="1E09C8A6" w14:textId="77777777" w:rsidR="005E3B46" w:rsidRDefault="00000000">
      <w:pPr>
        <w:spacing w:line="360" w:lineRule="auto"/>
        <w:jc w:val="center"/>
        <w:rPr>
          <w:rFonts w:ascii="宋体" w:eastAsia="宋体" w:hAnsi="宋体" w:hint="eastAsia"/>
          <w:szCs w:val="21"/>
        </w:rPr>
      </w:pPr>
      <w:r>
        <w:rPr>
          <w:rFonts w:ascii="宋体" w:eastAsia="宋体" w:hAnsi="宋体"/>
          <w:szCs w:val="21"/>
        </w:rPr>
        <w:t>表</w:t>
      </w:r>
      <w:r>
        <w:rPr>
          <w:rFonts w:ascii="宋体" w:eastAsia="宋体" w:hAnsi="宋体" w:hint="eastAsia"/>
          <w:szCs w:val="21"/>
        </w:rPr>
        <w:t>3</w:t>
      </w:r>
      <w:r>
        <w:rPr>
          <w:rFonts w:ascii="宋体" w:eastAsia="宋体" w:hAnsi="宋体"/>
          <w:szCs w:val="21"/>
        </w:rPr>
        <w:t>.</w:t>
      </w:r>
      <w:r>
        <w:rPr>
          <w:rFonts w:ascii="宋体" w:eastAsia="宋体" w:hAnsi="宋体" w:hint="eastAsia"/>
          <w:szCs w:val="21"/>
        </w:rPr>
        <w:t>1</w:t>
      </w:r>
      <w:r>
        <w:rPr>
          <w:rFonts w:ascii="宋体" w:eastAsia="宋体" w:hAnsi="宋体"/>
          <w:szCs w:val="21"/>
        </w:rPr>
        <w:t xml:space="preserve">.2 </w:t>
      </w:r>
      <w:r>
        <w:rPr>
          <w:rFonts w:ascii="宋体" w:eastAsia="宋体" w:hAnsi="宋体" w:hint="eastAsia"/>
          <w:szCs w:val="21"/>
        </w:rPr>
        <w:t>Administrator</w:t>
      </w:r>
      <w:r>
        <w:rPr>
          <w:rFonts w:ascii="宋体" w:eastAsia="宋体" w:hAnsi="宋体"/>
          <w:szCs w:val="21"/>
        </w:rPr>
        <w:t>类属性表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277"/>
        <w:gridCol w:w="2335"/>
      </w:tblGrid>
      <w:tr w:rsidR="005E3B46" w14:paraId="1A160A6B" w14:textId="77777777">
        <w:trPr>
          <w:jc w:val="center"/>
        </w:trPr>
        <w:tc>
          <w:tcPr>
            <w:tcW w:w="1832" w:type="dxa"/>
          </w:tcPr>
          <w:p w14:paraId="7863375B" w14:textId="77777777" w:rsidR="005E3B46" w:rsidRDefault="00000000">
            <w:pPr>
              <w:spacing w:line="360" w:lineRule="auto"/>
              <w:jc w:val="center"/>
              <w:rPr>
                <w:rFonts w:ascii="宋体" w:eastAsia="宋体" w:hAnsi="宋体" w:hint="eastAsia"/>
                <w:szCs w:val="21"/>
              </w:rPr>
            </w:pPr>
            <w:r>
              <w:rPr>
                <w:rFonts w:ascii="宋体" w:eastAsia="宋体" w:hAnsi="宋体"/>
                <w:szCs w:val="21"/>
              </w:rPr>
              <w:t>中文名</w:t>
            </w:r>
          </w:p>
        </w:tc>
        <w:tc>
          <w:tcPr>
            <w:tcW w:w="2277" w:type="dxa"/>
          </w:tcPr>
          <w:p w14:paraId="114FA0F6" w14:textId="77777777" w:rsidR="005E3B46" w:rsidRDefault="00000000">
            <w:pPr>
              <w:spacing w:line="360" w:lineRule="auto"/>
              <w:jc w:val="center"/>
              <w:rPr>
                <w:rFonts w:ascii="宋体" w:eastAsia="宋体" w:hAnsi="宋体" w:hint="eastAsia"/>
                <w:szCs w:val="21"/>
              </w:rPr>
            </w:pPr>
            <w:r>
              <w:rPr>
                <w:rFonts w:ascii="宋体" w:eastAsia="宋体" w:hAnsi="宋体"/>
                <w:szCs w:val="21"/>
              </w:rPr>
              <w:t>英文名</w:t>
            </w:r>
          </w:p>
        </w:tc>
        <w:tc>
          <w:tcPr>
            <w:tcW w:w="2335" w:type="dxa"/>
          </w:tcPr>
          <w:p w14:paraId="36DEBD6F" w14:textId="77777777" w:rsidR="005E3B46" w:rsidRDefault="00000000">
            <w:pPr>
              <w:spacing w:line="360" w:lineRule="auto"/>
              <w:jc w:val="center"/>
              <w:rPr>
                <w:rFonts w:ascii="宋体" w:eastAsia="宋体" w:hAnsi="宋体" w:hint="eastAsia"/>
                <w:szCs w:val="21"/>
              </w:rPr>
            </w:pPr>
            <w:r>
              <w:rPr>
                <w:rFonts w:ascii="宋体" w:eastAsia="宋体" w:hAnsi="宋体"/>
                <w:szCs w:val="21"/>
              </w:rPr>
              <w:t>数据类型</w:t>
            </w:r>
          </w:p>
        </w:tc>
      </w:tr>
      <w:tr w:rsidR="005E3B46" w14:paraId="41503555" w14:textId="77777777">
        <w:trPr>
          <w:trHeight w:val="90"/>
          <w:jc w:val="center"/>
        </w:trPr>
        <w:tc>
          <w:tcPr>
            <w:tcW w:w="1832" w:type="dxa"/>
          </w:tcPr>
          <w:p w14:paraId="5A9A5C19" w14:textId="77777777" w:rsidR="005E3B46" w:rsidRDefault="00000000">
            <w:pPr>
              <w:spacing w:line="360" w:lineRule="auto"/>
              <w:jc w:val="center"/>
              <w:rPr>
                <w:rFonts w:ascii="宋体" w:eastAsia="宋体" w:hAnsi="宋体" w:hint="eastAsia"/>
                <w:szCs w:val="21"/>
              </w:rPr>
            </w:pPr>
            <w:r>
              <w:rPr>
                <w:rFonts w:ascii="宋体" w:eastAsia="宋体" w:hAnsi="宋体"/>
                <w:szCs w:val="21"/>
              </w:rPr>
              <w:t>用户ID</w:t>
            </w:r>
          </w:p>
        </w:tc>
        <w:tc>
          <w:tcPr>
            <w:tcW w:w="2277" w:type="dxa"/>
          </w:tcPr>
          <w:p w14:paraId="6ECC11E2" w14:textId="77777777" w:rsidR="005E3B46" w:rsidRDefault="00000000">
            <w:pPr>
              <w:spacing w:line="360" w:lineRule="auto"/>
              <w:jc w:val="center"/>
              <w:rPr>
                <w:rFonts w:ascii="宋体" w:eastAsia="宋体" w:hAnsi="宋体" w:hint="eastAsia"/>
                <w:szCs w:val="21"/>
              </w:rPr>
            </w:pPr>
            <w:r>
              <w:rPr>
                <w:rFonts w:ascii="宋体" w:eastAsia="宋体" w:hAnsi="宋体"/>
                <w:szCs w:val="21"/>
              </w:rPr>
              <w:t>userID</w:t>
            </w:r>
          </w:p>
        </w:tc>
        <w:tc>
          <w:tcPr>
            <w:tcW w:w="2335" w:type="dxa"/>
          </w:tcPr>
          <w:p w14:paraId="25D6ED09"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1401F563" w14:textId="77777777">
        <w:trPr>
          <w:trHeight w:val="90"/>
          <w:jc w:val="center"/>
        </w:trPr>
        <w:tc>
          <w:tcPr>
            <w:tcW w:w="1832" w:type="dxa"/>
          </w:tcPr>
          <w:p w14:paraId="3D1AC729"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登录密码</w:t>
            </w:r>
          </w:p>
        </w:tc>
        <w:tc>
          <w:tcPr>
            <w:tcW w:w="2277" w:type="dxa"/>
          </w:tcPr>
          <w:p w14:paraId="47573C19" w14:textId="77777777" w:rsidR="005E3B46" w:rsidRDefault="00000000">
            <w:pPr>
              <w:spacing w:line="360" w:lineRule="auto"/>
              <w:jc w:val="center"/>
              <w:rPr>
                <w:rFonts w:ascii="宋体" w:eastAsia="宋体" w:hAnsi="宋体" w:hint="eastAsia"/>
                <w:szCs w:val="21"/>
              </w:rPr>
            </w:pPr>
            <w:r>
              <w:rPr>
                <w:rFonts w:ascii="宋体" w:eastAsia="宋体" w:hAnsi="宋体"/>
                <w:szCs w:val="21"/>
              </w:rPr>
              <w:t>userPassword</w:t>
            </w:r>
          </w:p>
        </w:tc>
        <w:tc>
          <w:tcPr>
            <w:tcW w:w="2335" w:type="dxa"/>
          </w:tcPr>
          <w:p w14:paraId="78A95A81" w14:textId="77777777" w:rsidR="005E3B46" w:rsidRDefault="00000000">
            <w:pPr>
              <w:spacing w:line="360" w:lineRule="auto"/>
              <w:jc w:val="center"/>
              <w:rPr>
                <w:rFonts w:ascii="宋体" w:eastAsia="宋体" w:hAnsi="宋体" w:hint="eastAsia"/>
                <w:szCs w:val="21"/>
              </w:rPr>
            </w:pPr>
            <w:r>
              <w:rPr>
                <w:rFonts w:ascii="宋体" w:eastAsia="宋体" w:hAnsi="宋体"/>
                <w:szCs w:val="21"/>
              </w:rPr>
              <w:t>varchar</w:t>
            </w:r>
          </w:p>
        </w:tc>
      </w:tr>
      <w:tr w:rsidR="005E3B46" w14:paraId="759A0743" w14:textId="77777777">
        <w:trPr>
          <w:trHeight w:val="90"/>
          <w:jc w:val="center"/>
        </w:trPr>
        <w:tc>
          <w:tcPr>
            <w:tcW w:w="1832" w:type="dxa"/>
          </w:tcPr>
          <w:p w14:paraId="1CE3AFF0" w14:textId="77777777" w:rsidR="005E3B46" w:rsidRPr="005E3B46" w:rsidRDefault="00000000">
            <w:pPr>
              <w:spacing w:line="360" w:lineRule="auto"/>
              <w:jc w:val="center"/>
              <w:rPr>
                <w:rFonts w:ascii="宋体" w:eastAsia="宋体" w:hAnsi="宋体" w:hint="eastAsia"/>
                <w:szCs w:val="21"/>
                <w:highlight w:val="yellow"/>
                <w:rPrChange w:id="36" w:author="毛毛妈" w:date="2025-11-15T21:58:00Z">
                  <w:rPr>
                    <w:rFonts w:ascii="宋体" w:eastAsia="宋体" w:hAnsi="宋体" w:hint="eastAsia"/>
                    <w:szCs w:val="21"/>
                  </w:rPr>
                </w:rPrChange>
              </w:rPr>
            </w:pPr>
            <w:r>
              <w:rPr>
                <w:rFonts w:ascii="宋体" w:eastAsia="宋体" w:hAnsi="宋体" w:hint="eastAsia"/>
                <w:szCs w:val="21"/>
                <w:highlight w:val="yellow"/>
                <w:rPrChange w:id="37" w:author="毛毛妈" w:date="2025-11-15T21:58:00Z">
                  <w:rPr>
                    <w:rFonts w:ascii="宋体" w:eastAsia="宋体" w:hAnsi="宋体" w:hint="eastAsia"/>
                    <w:szCs w:val="21"/>
                  </w:rPr>
                </w:rPrChange>
              </w:rPr>
              <w:t>用户类型</w:t>
            </w:r>
          </w:p>
        </w:tc>
        <w:tc>
          <w:tcPr>
            <w:tcW w:w="2277" w:type="dxa"/>
          </w:tcPr>
          <w:p w14:paraId="65E14CCC" w14:textId="77777777" w:rsidR="005E3B46" w:rsidRDefault="00000000">
            <w:pPr>
              <w:spacing w:line="360" w:lineRule="auto"/>
              <w:jc w:val="center"/>
              <w:rPr>
                <w:rFonts w:ascii="宋体" w:eastAsia="宋体" w:hAnsi="宋体" w:hint="eastAsia"/>
                <w:szCs w:val="21"/>
                <w:highlight w:val="yellow"/>
              </w:rPr>
            </w:pPr>
            <w:ins w:id="38" w:author="漫星" w:date="2025-11-16T15:53:00Z">
              <w:r>
                <w:rPr>
                  <w:rFonts w:ascii="宋体" w:eastAsia="宋体" w:hAnsi="宋体" w:hint="eastAsia"/>
                  <w:szCs w:val="21"/>
                  <w:highlight w:val="yellow"/>
                </w:rPr>
                <w:t>userType</w:t>
              </w:r>
            </w:ins>
          </w:p>
        </w:tc>
        <w:tc>
          <w:tcPr>
            <w:tcW w:w="2335" w:type="dxa"/>
          </w:tcPr>
          <w:p w14:paraId="0F4C1A4F" w14:textId="77777777" w:rsidR="005E3B46" w:rsidRDefault="00000000">
            <w:pPr>
              <w:spacing w:line="360" w:lineRule="auto"/>
              <w:jc w:val="center"/>
              <w:rPr>
                <w:rFonts w:ascii="宋体" w:eastAsia="宋体" w:hAnsi="宋体" w:hint="eastAsia"/>
                <w:szCs w:val="21"/>
              </w:rPr>
            </w:pPr>
            <w:ins w:id="39" w:author="漫星" w:date="2025-11-16T15:53:00Z">
              <w:r>
                <w:rPr>
                  <w:rFonts w:ascii="宋体" w:eastAsia="宋体" w:hAnsi="宋体" w:hint="eastAsia"/>
                  <w:szCs w:val="21"/>
                </w:rPr>
                <w:t>varchar</w:t>
              </w:r>
            </w:ins>
          </w:p>
        </w:tc>
      </w:tr>
    </w:tbl>
    <w:p w14:paraId="270A7664" w14:textId="77777777" w:rsidR="005E3B46" w:rsidRDefault="005E3B46">
      <w:pPr>
        <w:spacing w:line="360" w:lineRule="auto"/>
        <w:jc w:val="center"/>
        <w:rPr>
          <w:rFonts w:ascii="宋体" w:eastAsia="宋体" w:hAnsi="宋体" w:hint="eastAsia"/>
          <w:szCs w:val="21"/>
        </w:rPr>
      </w:pPr>
    </w:p>
    <w:p w14:paraId="7C6BE7E4" w14:textId="77777777" w:rsidR="005E3B46" w:rsidRDefault="00000000">
      <w:pPr>
        <w:spacing w:line="360" w:lineRule="auto"/>
        <w:jc w:val="left"/>
        <w:rPr>
          <w:rFonts w:ascii="宋体" w:eastAsia="宋体" w:hAnsi="宋体" w:hint="eastAsia"/>
          <w:b/>
          <w:bCs/>
          <w:szCs w:val="21"/>
        </w:rPr>
      </w:pPr>
      <w:r>
        <w:rPr>
          <w:rFonts w:ascii="宋体" w:eastAsia="宋体" w:hAnsi="宋体"/>
          <w:b/>
          <w:bCs/>
          <w:szCs w:val="21"/>
        </w:rPr>
        <w:t>类名：</w:t>
      </w:r>
      <w:r>
        <w:rPr>
          <w:rFonts w:ascii="宋体" w:eastAsia="宋体" w:hAnsi="宋体" w:hint="eastAsia"/>
          <w:b/>
          <w:bCs/>
          <w:szCs w:val="21"/>
        </w:rPr>
        <w:t>Ordinary</w:t>
      </w:r>
      <w:r>
        <w:rPr>
          <w:rFonts w:ascii="宋体" w:eastAsia="宋体" w:hAnsi="宋体"/>
          <w:b/>
          <w:bCs/>
          <w:szCs w:val="21"/>
        </w:rPr>
        <w:t>User（</w:t>
      </w:r>
      <w:r>
        <w:rPr>
          <w:rFonts w:ascii="宋体" w:eastAsia="宋体" w:hAnsi="宋体" w:hint="eastAsia"/>
          <w:b/>
          <w:bCs/>
          <w:szCs w:val="21"/>
        </w:rPr>
        <w:t>普通</w:t>
      </w:r>
      <w:r>
        <w:rPr>
          <w:rFonts w:ascii="宋体" w:eastAsia="宋体" w:hAnsi="宋体"/>
          <w:b/>
          <w:bCs/>
          <w:szCs w:val="21"/>
        </w:rPr>
        <w:t>用户类）</w:t>
      </w:r>
    </w:p>
    <w:p w14:paraId="52AC20F8" w14:textId="77777777" w:rsidR="005E3B46" w:rsidRDefault="00000000">
      <w:pPr>
        <w:spacing w:line="360" w:lineRule="auto"/>
        <w:jc w:val="left"/>
        <w:rPr>
          <w:rFonts w:ascii="宋体" w:eastAsia="宋体" w:hAnsi="宋体" w:hint="eastAsia"/>
          <w:b/>
          <w:bCs/>
          <w:szCs w:val="21"/>
        </w:rPr>
      </w:pPr>
      <w:r>
        <w:rPr>
          <w:rFonts w:ascii="宋体" w:eastAsia="宋体" w:hAnsi="宋体"/>
          <w:b/>
          <w:bCs/>
          <w:szCs w:val="21"/>
        </w:rPr>
        <w:t>属性表如表</w:t>
      </w:r>
      <w:r>
        <w:rPr>
          <w:rFonts w:ascii="宋体" w:eastAsia="宋体" w:hAnsi="宋体" w:hint="eastAsia"/>
          <w:b/>
          <w:bCs/>
          <w:szCs w:val="21"/>
        </w:rPr>
        <w:t>3</w:t>
      </w:r>
      <w:r>
        <w:rPr>
          <w:rFonts w:ascii="宋体" w:eastAsia="宋体" w:hAnsi="宋体"/>
          <w:b/>
          <w:bCs/>
          <w:szCs w:val="21"/>
        </w:rPr>
        <w:t>.</w:t>
      </w:r>
      <w:r>
        <w:rPr>
          <w:rFonts w:ascii="宋体" w:eastAsia="宋体" w:hAnsi="宋体" w:hint="eastAsia"/>
          <w:b/>
          <w:bCs/>
          <w:szCs w:val="21"/>
        </w:rPr>
        <w:t>1</w:t>
      </w:r>
      <w:r>
        <w:rPr>
          <w:rFonts w:ascii="宋体" w:eastAsia="宋体" w:hAnsi="宋体"/>
          <w:b/>
          <w:bCs/>
          <w:szCs w:val="21"/>
        </w:rPr>
        <w:t>.</w:t>
      </w:r>
      <w:r>
        <w:rPr>
          <w:rFonts w:ascii="宋体" w:eastAsia="宋体" w:hAnsi="宋体" w:hint="eastAsia"/>
          <w:b/>
          <w:bCs/>
          <w:szCs w:val="21"/>
        </w:rPr>
        <w:t>3</w:t>
      </w:r>
      <w:r>
        <w:rPr>
          <w:rFonts w:ascii="宋体" w:eastAsia="宋体" w:hAnsi="宋体"/>
          <w:b/>
          <w:bCs/>
          <w:szCs w:val="21"/>
        </w:rPr>
        <w:t>所示：</w:t>
      </w:r>
    </w:p>
    <w:p w14:paraId="3079AFC6" w14:textId="77777777" w:rsidR="005E3B46" w:rsidRDefault="00000000">
      <w:pPr>
        <w:spacing w:line="360" w:lineRule="auto"/>
        <w:jc w:val="center"/>
        <w:rPr>
          <w:rFonts w:ascii="宋体" w:eastAsia="宋体" w:hAnsi="宋体" w:hint="eastAsia"/>
          <w:szCs w:val="21"/>
        </w:rPr>
      </w:pPr>
      <w:r>
        <w:rPr>
          <w:rFonts w:ascii="宋体" w:eastAsia="宋体" w:hAnsi="宋体"/>
          <w:szCs w:val="21"/>
        </w:rPr>
        <w:t>表</w:t>
      </w:r>
      <w:r>
        <w:rPr>
          <w:rFonts w:ascii="宋体" w:eastAsia="宋体" w:hAnsi="宋体" w:hint="eastAsia"/>
          <w:szCs w:val="21"/>
        </w:rPr>
        <w:t>3</w:t>
      </w:r>
      <w:r>
        <w:rPr>
          <w:rFonts w:ascii="宋体" w:eastAsia="宋体" w:hAnsi="宋体"/>
          <w:szCs w:val="21"/>
        </w:rPr>
        <w:t>.</w:t>
      </w:r>
      <w:r>
        <w:rPr>
          <w:rFonts w:ascii="宋体" w:eastAsia="宋体" w:hAnsi="宋体" w:hint="eastAsia"/>
          <w:szCs w:val="21"/>
        </w:rPr>
        <w:t>1</w:t>
      </w:r>
      <w:r>
        <w:rPr>
          <w:rFonts w:ascii="宋体" w:eastAsia="宋体" w:hAnsi="宋体"/>
          <w:szCs w:val="21"/>
        </w:rPr>
        <w:t>.</w:t>
      </w:r>
      <w:r>
        <w:rPr>
          <w:rFonts w:ascii="宋体" w:eastAsia="宋体" w:hAnsi="宋体" w:hint="eastAsia"/>
          <w:szCs w:val="21"/>
        </w:rPr>
        <w:t>3</w:t>
      </w:r>
      <w:r>
        <w:rPr>
          <w:rFonts w:ascii="宋体" w:eastAsia="宋体" w:hAnsi="宋体"/>
          <w:szCs w:val="21"/>
        </w:rPr>
        <w:t xml:space="preserve"> </w:t>
      </w:r>
      <w:commentRangeStart w:id="40"/>
      <w:r>
        <w:rPr>
          <w:rFonts w:ascii="宋体" w:eastAsia="宋体" w:hAnsi="宋体" w:hint="eastAsia"/>
          <w:szCs w:val="21"/>
        </w:rPr>
        <w:t>Ordinary</w:t>
      </w:r>
      <w:r>
        <w:rPr>
          <w:rFonts w:ascii="宋体" w:eastAsia="宋体" w:hAnsi="宋体"/>
          <w:szCs w:val="21"/>
        </w:rPr>
        <w:t>User类属性表</w:t>
      </w:r>
      <w:commentRangeEnd w:id="40"/>
      <w:r>
        <w:rPr>
          <w:rStyle w:val="ad"/>
          <w:rFonts w:ascii="宋体" w:eastAsia="宋体" w:hAnsi="宋体" w:hint="eastAsia"/>
        </w:rPr>
        <w:commentReference w:id="40"/>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7"/>
        <w:gridCol w:w="2611"/>
        <w:gridCol w:w="1766"/>
      </w:tblGrid>
      <w:tr w:rsidR="005E3B46" w14:paraId="193D3A1F" w14:textId="77777777">
        <w:trPr>
          <w:jc w:val="center"/>
        </w:trPr>
        <w:tc>
          <w:tcPr>
            <w:tcW w:w="2067" w:type="dxa"/>
          </w:tcPr>
          <w:p w14:paraId="47590510" w14:textId="77777777" w:rsidR="005E3B46" w:rsidRDefault="00000000">
            <w:pPr>
              <w:spacing w:line="360" w:lineRule="auto"/>
              <w:jc w:val="center"/>
              <w:rPr>
                <w:rFonts w:ascii="宋体" w:eastAsia="宋体" w:hAnsi="宋体" w:hint="eastAsia"/>
                <w:szCs w:val="21"/>
              </w:rPr>
            </w:pPr>
            <w:r>
              <w:rPr>
                <w:rFonts w:ascii="宋体" w:eastAsia="宋体" w:hAnsi="宋体"/>
                <w:szCs w:val="21"/>
              </w:rPr>
              <w:t>中文名</w:t>
            </w:r>
          </w:p>
        </w:tc>
        <w:tc>
          <w:tcPr>
            <w:tcW w:w="2611" w:type="dxa"/>
          </w:tcPr>
          <w:p w14:paraId="3D241140" w14:textId="77777777" w:rsidR="005E3B46" w:rsidRDefault="00000000">
            <w:pPr>
              <w:spacing w:line="360" w:lineRule="auto"/>
              <w:jc w:val="center"/>
              <w:rPr>
                <w:rFonts w:ascii="宋体" w:eastAsia="宋体" w:hAnsi="宋体" w:hint="eastAsia"/>
                <w:szCs w:val="21"/>
              </w:rPr>
            </w:pPr>
            <w:r>
              <w:rPr>
                <w:rFonts w:ascii="宋体" w:eastAsia="宋体" w:hAnsi="宋体"/>
                <w:szCs w:val="21"/>
              </w:rPr>
              <w:t>英文名</w:t>
            </w:r>
          </w:p>
        </w:tc>
        <w:tc>
          <w:tcPr>
            <w:tcW w:w="1766" w:type="dxa"/>
          </w:tcPr>
          <w:p w14:paraId="2BB6A74F" w14:textId="77777777" w:rsidR="005E3B46" w:rsidRDefault="00000000">
            <w:pPr>
              <w:spacing w:line="360" w:lineRule="auto"/>
              <w:jc w:val="center"/>
              <w:rPr>
                <w:rFonts w:ascii="宋体" w:eastAsia="宋体" w:hAnsi="宋体" w:hint="eastAsia"/>
                <w:szCs w:val="21"/>
              </w:rPr>
            </w:pPr>
            <w:r>
              <w:rPr>
                <w:rFonts w:ascii="宋体" w:eastAsia="宋体" w:hAnsi="宋体"/>
                <w:szCs w:val="21"/>
              </w:rPr>
              <w:t>数据类型</w:t>
            </w:r>
          </w:p>
        </w:tc>
      </w:tr>
      <w:tr w:rsidR="005E3B46" w14:paraId="054959CB" w14:textId="77777777">
        <w:trPr>
          <w:trHeight w:val="90"/>
          <w:jc w:val="center"/>
        </w:trPr>
        <w:tc>
          <w:tcPr>
            <w:tcW w:w="2067" w:type="dxa"/>
          </w:tcPr>
          <w:p w14:paraId="5CEB887C" w14:textId="77777777" w:rsidR="005E3B46" w:rsidRDefault="00000000">
            <w:pPr>
              <w:spacing w:line="360" w:lineRule="auto"/>
              <w:jc w:val="center"/>
              <w:rPr>
                <w:rFonts w:ascii="宋体" w:eastAsia="宋体" w:hAnsi="宋体" w:hint="eastAsia"/>
                <w:szCs w:val="21"/>
              </w:rPr>
            </w:pPr>
            <w:r>
              <w:rPr>
                <w:rFonts w:ascii="宋体" w:eastAsia="宋体" w:hAnsi="宋体"/>
                <w:szCs w:val="21"/>
              </w:rPr>
              <w:t>用户ID</w:t>
            </w:r>
          </w:p>
        </w:tc>
        <w:tc>
          <w:tcPr>
            <w:tcW w:w="2611" w:type="dxa"/>
          </w:tcPr>
          <w:p w14:paraId="52DFD2FD" w14:textId="77777777" w:rsidR="005E3B46" w:rsidRDefault="00000000">
            <w:pPr>
              <w:spacing w:line="360" w:lineRule="auto"/>
              <w:jc w:val="center"/>
              <w:rPr>
                <w:rFonts w:ascii="宋体" w:eastAsia="宋体" w:hAnsi="宋体" w:hint="eastAsia"/>
                <w:szCs w:val="21"/>
              </w:rPr>
            </w:pPr>
            <w:r>
              <w:rPr>
                <w:rFonts w:ascii="宋体" w:eastAsia="宋体" w:hAnsi="宋体"/>
                <w:szCs w:val="21"/>
              </w:rPr>
              <w:t>userID</w:t>
            </w:r>
          </w:p>
        </w:tc>
        <w:tc>
          <w:tcPr>
            <w:tcW w:w="1766" w:type="dxa"/>
          </w:tcPr>
          <w:p w14:paraId="6FAE1ADC"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2D4BBC96" w14:textId="77777777">
        <w:trPr>
          <w:trHeight w:val="90"/>
          <w:jc w:val="center"/>
        </w:trPr>
        <w:tc>
          <w:tcPr>
            <w:tcW w:w="2067" w:type="dxa"/>
          </w:tcPr>
          <w:p w14:paraId="6A067B90"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联系电话</w:t>
            </w:r>
          </w:p>
        </w:tc>
        <w:tc>
          <w:tcPr>
            <w:tcW w:w="2611" w:type="dxa"/>
          </w:tcPr>
          <w:p w14:paraId="15BF33B5" w14:textId="77777777" w:rsidR="005E3B46" w:rsidRDefault="00000000">
            <w:pPr>
              <w:spacing w:line="360" w:lineRule="auto"/>
              <w:jc w:val="center"/>
              <w:rPr>
                <w:rFonts w:ascii="宋体" w:eastAsia="宋体" w:hAnsi="宋体" w:hint="eastAsia"/>
                <w:szCs w:val="21"/>
              </w:rPr>
            </w:pPr>
            <w:r>
              <w:rPr>
                <w:rFonts w:ascii="宋体" w:eastAsia="宋体" w:hAnsi="宋体"/>
                <w:szCs w:val="21"/>
              </w:rPr>
              <w:t>PhoneNumber</w:t>
            </w:r>
          </w:p>
        </w:tc>
        <w:tc>
          <w:tcPr>
            <w:tcW w:w="1766" w:type="dxa"/>
          </w:tcPr>
          <w:p w14:paraId="632F6BE9" w14:textId="77777777" w:rsidR="005E3B46" w:rsidRDefault="00000000">
            <w:pPr>
              <w:spacing w:line="360" w:lineRule="auto"/>
              <w:jc w:val="center"/>
              <w:rPr>
                <w:rFonts w:ascii="宋体" w:eastAsia="宋体" w:hAnsi="宋体" w:hint="eastAsia"/>
                <w:szCs w:val="21"/>
              </w:rPr>
            </w:pPr>
            <w:r>
              <w:rPr>
                <w:rFonts w:ascii="宋体" w:eastAsia="宋体" w:hAnsi="宋体"/>
                <w:szCs w:val="21"/>
              </w:rPr>
              <w:t>varchar</w:t>
            </w:r>
          </w:p>
        </w:tc>
      </w:tr>
      <w:tr w:rsidR="005E3B46" w14:paraId="03D57FA0" w14:textId="77777777">
        <w:trPr>
          <w:trHeight w:val="90"/>
          <w:jc w:val="center"/>
          <w:del w:id="41" w:author="漫星" w:date="2025-11-16T15:49:00Z"/>
        </w:trPr>
        <w:tc>
          <w:tcPr>
            <w:tcW w:w="2067" w:type="dxa"/>
          </w:tcPr>
          <w:p w14:paraId="4D8E9265" w14:textId="77777777" w:rsidR="005E3B46" w:rsidRDefault="005E3B46">
            <w:pPr>
              <w:spacing w:line="360" w:lineRule="auto"/>
              <w:jc w:val="center"/>
              <w:rPr>
                <w:del w:id="42" w:author="漫星" w:date="2025-11-16T15:49:00Z"/>
                <w:rFonts w:ascii="宋体" w:eastAsia="宋体" w:hAnsi="宋体" w:hint="eastAsia"/>
                <w:szCs w:val="21"/>
              </w:rPr>
            </w:pPr>
          </w:p>
        </w:tc>
        <w:tc>
          <w:tcPr>
            <w:tcW w:w="2611" w:type="dxa"/>
          </w:tcPr>
          <w:p w14:paraId="7193069A" w14:textId="77777777" w:rsidR="005E3B46" w:rsidRDefault="005E3B46">
            <w:pPr>
              <w:spacing w:line="360" w:lineRule="auto"/>
              <w:jc w:val="center"/>
              <w:rPr>
                <w:del w:id="43" w:author="漫星" w:date="2025-11-16T15:49:00Z"/>
                <w:rFonts w:ascii="宋体" w:eastAsia="宋体" w:hAnsi="宋体" w:hint="eastAsia"/>
                <w:szCs w:val="21"/>
              </w:rPr>
            </w:pPr>
          </w:p>
        </w:tc>
        <w:tc>
          <w:tcPr>
            <w:tcW w:w="1766" w:type="dxa"/>
          </w:tcPr>
          <w:p w14:paraId="307140F3" w14:textId="77777777" w:rsidR="005E3B46" w:rsidRDefault="005E3B46">
            <w:pPr>
              <w:spacing w:line="360" w:lineRule="auto"/>
              <w:jc w:val="center"/>
              <w:rPr>
                <w:del w:id="44" w:author="漫星" w:date="2025-11-16T15:49:00Z"/>
                <w:rFonts w:ascii="宋体" w:eastAsia="宋体" w:hAnsi="宋体" w:hint="eastAsia"/>
                <w:szCs w:val="21"/>
              </w:rPr>
            </w:pPr>
          </w:p>
        </w:tc>
      </w:tr>
      <w:tr w:rsidR="005E3B46" w14:paraId="7EDAC30C" w14:textId="77777777">
        <w:trPr>
          <w:trHeight w:val="90"/>
          <w:jc w:val="center"/>
        </w:trPr>
        <w:tc>
          <w:tcPr>
            <w:tcW w:w="2067" w:type="dxa"/>
          </w:tcPr>
          <w:p w14:paraId="308DCC55" w14:textId="77777777" w:rsidR="005E3B46" w:rsidRDefault="00000000">
            <w:pPr>
              <w:spacing w:line="360" w:lineRule="auto"/>
              <w:jc w:val="center"/>
              <w:rPr>
                <w:rFonts w:ascii="宋体" w:eastAsia="宋体" w:hAnsi="宋体" w:hint="eastAsia"/>
                <w:szCs w:val="21"/>
              </w:rPr>
            </w:pPr>
            <w:r>
              <w:rPr>
                <w:rFonts w:ascii="宋体" w:eastAsia="宋体" w:hAnsi="宋体"/>
                <w:szCs w:val="21"/>
              </w:rPr>
              <w:t>登录密码</w:t>
            </w:r>
          </w:p>
        </w:tc>
        <w:tc>
          <w:tcPr>
            <w:tcW w:w="2611" w:type="dxa"/>
          </w:tcPr>
          <w:p w14:paraId="4AE49CFD" w14:textId="77777777" w:rsidR="005E3B46" w:rsidRDefault="00000000">
            <w:pPr>
              <w:spacing w:line="360" w:lineRule="auto"/>
              <w:jc w:val="center"/>
              <w:rPr>
                <w:rFonts w:ascii="宋体" w:eastAsia="宋体" w:hAnsi="宋体" w:hint="eastAsia"/>
                <w:szCs w:val="21"/>
              </w:rPr>
            </w:pPr>
            <w:r>
              <w:rPr>
                <w:rFonts w:ascii="宋体" w:eastAsia="宋体" w:hAnsi="宋体"/>
                <w:szCs w:val="21"/>
              </w:rPr>
              <w:t>userPassword</w:t>
            </w:r>
          </w:p>
        </w:tc>
        <w:tc>
          <w:tcPr>
            <w:tcW w:w="1766" w:type="dxa"/>
          </w:tcPr>
          <w:p w14:paraId="3F677405"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w:t>
            </w:r>
            <w:r>
              <w:rPr>
                <w:rFonts w:ascii="宋体" w:eastAsia="宋体" w:hAnsi="宋体"/>
                <w:szCs w:val="21"/>
              </w:rPr>
              <w:t>archar</w:t>
            </w:r>
          </w:p>
        </w:tc>
      </w:tr>
      <w:tr w:rsidR="005E3B46" w14:paraId="36012334" w14:textId="77777777">
        <w:trPr>
          <w:trHeight w:val="90"/>
          <w:jc w:val="center"/>
        </w:trPr>
        <w:tc>
          <w:tcPr>
            <w:tcW w:w="2067" w:type="dxa"/>
          </w:tcPr>
          <w:p w14:paraId="29799E65"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用户名称</w:t>
            </w:r>
          </w:p>
        </w:tc>
        <w:tc>
          <w:tcPr>
            <w:tcW w:w="2611" w:type="dxa"/>
          </w:tcPr>
          <w:p w14:paraId="39BE460F"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userName</w:t>
            </w:r>
          </w:p>
        </w:tc>
        <w:tc>
          <w:tcPr>
            <w:tcW w:w="1766" w:type="dxa"/>
          </w:tcPr>
          <w:p w14:paraId="53927E39"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5D53ECD5" w14:textId="77777777">
        <w:trPr>
          <w:trHeight w:val="90"/>
          <w:jc w:val="center"/>
        </w:trPr>
        <w:tc>
          <w:tcPr>
            <w:tcW w:w="2067" w:type="dxa"/>
          </w:tcPr>
          <w:p w14:paraId="64B05B34" w14:textId="77777777" w:rsidR="005E3B46" w:rsidRPr="005E3B46" w:rsidRDefault="00000000">
            <w:pPr>
              <w:spacing w:line="360" w:lineRule="auto"/>
              <w:jc w:val="center"/>
              <w:rPr>
                <w:rFonts w:ascii="宋体" w:eastAsia="宋体" w:hAnsi="宋体" w:hint="eastAsia"/>
                <w:szCs w:val="21"/>
                <w:highlight w:val="yellow"/>
                <w:rPrChange w:id="45" w:author="毛毛妈" w:date="2025-11-15T21:58:00Z">
                  <w:rPr>
                    <w:rFonts w:ascii="宋体" w:eastAsia="宋体" w:hAnsi="宋体" w:hint="eastAsia"/>
                    <w:szCs w:val="21"/>
                  </w:rPr>
                </w:rPrChange>
              </w:rPr>
            </w:pPr>
            <w:r>
              <w:rPr>
                <w:rFonts w:ascii="宋体" w:eastAsia="宋体" w:hAnsi="宋体" w:hint="eastAsia"/>
                <w:szCs w:val="21"/>
                <w:highlight w:val="yellow"/>
                <w:rPrChange w:id="46" w:author="毛毛妈" w:date="2025-11-15T21:58:00Z">
                  <w:rPr>
                    <w:rFonts w:ascii="宋体" w:eastAsia="宋体" w:hAnsi="宋体" w:hint="eastAsia"/>
                    <w:szCs w:val="21"/>
                  </w:rPr>
                </w:rPrChange>
              </w:rPr>
              <w:t>用户类型</w:t>
            </w:r>
          </w:p>
        </w:tc>
        <w:tc>
          <w:tcPr>
            <w:tcW w:w="2611" w:type="dxa"/>
          </w:tcPr>
          <w:p w14:paraId="5CA7C782" w14:textId="77777777" w:rsidR="005E3B46" w:rsidRDefault="00000000">
            <w:pPr>
              <w:spacing w:line="360" w:lineRule="auto"/>
              <w:jc w:val="center"/>
              <w:rPr>
                <w:rFonts w:ascii="宋体" w:eastAsia="宋体" w:hAnsi="宋体" w:hint="eastAsia"/>
                <w:szCs w:val="21"/>
                <w:highlight w:val="yellow"/>
              </w:rPr>
            </w:pPr>
            <w:ins w:id="47" w:author="漫星" w:date="2025-11-16T15:53:00Z">
              <w:r>
                <w:rPr>
                  <w:rFonts w:ascii="宋体" w:eastAsia="宋体" w:hAnsi="宋体" w:hint="eastAsia"/>
                  <w:szCs w:val="21"/>
                  <w:highlight w:val="yellow"/>
                </w:rPr>
                <w:t>userType</w:t>
              </w:r>
            </w:ins>
          </w:p>
        </w:tc>
        <w:tc>
          <w:tcPr>
            <w:tcW w:w="1766" w:type="dxa"/>
          </w:tcPr>
          <w:p w14:paraId="2B9DBC77" w14:textId="77777777" w:rsidR="005E3B46" w:rsidRDefault="00000000">
            <w:pPr>
              <w:spacing w:line="360" w:lineRule="auto"/>
              <w:jc w:val="center"/>
              <w:rPr>
                <w:rFonts w:ascii="宋体" w:eastAsia="宋体" w:hAnsi="宋体" w:hint="eastAsia"/>
                <w:szCs w:val="21"/>
              </w:rPr>
            </w:pPr>
            <w:ins w:id="48" w:author="漫星" w:date="2025-11-16T15:53:00Z">
              <w:r>
                <w:rPr>
                  <w:rFonts w:ascii="宋体" w:eastAsia="宋体" w:hAnsi="宋体" w:hint="eastAsia"/>
                  <w:szCs w:val="21"/>
                </w:rPr>
                <w:t>varchar</w:t>
              </w:r>
            </w:ins>
          </w:p>
        </w:tc>
      </w:tr>
      <w:tr w:rsidR="005E3B46" w14:paraId="4BCB8E3B" w14:textId="77777777">
        <w:trPr>
          <w:trHeight w:val="90"/>
          <w:jc w:val="center"/>
          <w:del w:id="49" w:author="漫星" w:date="2025-11-16T15:49:00Z"/>
        </w:trPr>
        <w:tc>
          <w:tcPr>
            <w:tcW w:w="2067" w:type="dxa"/>
          </w:tcPr>
          <w:p w14:paraId="77B18BC8" w14:textId="77777777" w:rsidR="005E3B46" w:rsidRDefault="005E3B46">
            <w:pPr>
              <w:spacing w:line="360" w:lineRule="auto"/>
              <w:jc w:val="center"/>
              <w:rPr>
                <w:del w:id="50" w:author="漫星" w:date="2025-11-16T15:49:00Z"/>
                <w:rFonts w:ascii="宋体" w:eastAsia="宋体" w:hAnsi="宋体" w:hint="eastAsia"/>
                <w:szCs w:val="21"/>
              </w:rPr>
            </w:pPr>
          </w:p>
        </w:tc>
        <w:tc>
          <w:tcPr>
            <w:tcW w:w="2611" w:type="dxa"/>
          </w:tcPr>
          <w:p w14:paraId="714C60C7" w14:textId="77777777" w:rsidR="005E3B46" w:rsidRDefault="005E3B46">
            <w:pPr>
              <w:spacing w:line="360" w:lineRule="auto"/>
              <w:jc w:val="center"/>
              <w:rPr>
                <w:del w:id="51" w:author="漫星" w:date="2025-11-16T15:49:00Z"/>
                <w:rFonts w:ascii="宋体" w:eastAsia="宋体" w:hAnsi="宋体" w:hint="eastAsia"/>
                <w:szCs w:val="21"/>
              </w:rPr>
            </w:pPr>
          </w:p>
        </w:tc>
        <w:tc>
          <w:tcPr>
            <w:tcW w:w="1766" w:type="dxa"/>
          </w:tcPr>
          <w:p w14:paraId="1A29AC81" w14:textId="77777777" w:rsidR="005E3B46" w:rsidRDefault="005E3B46">
            <w:pPr>
              <w:spacing w:line="360" w:lineRule="auto"/>
              <w:jc w:val="center"/>
              <w:rPr>
                <w:del w:id="52" w:author="漫星" w:date="2025-11-16T15:49:00Z"/>
                <w:rFonts w:ascii="宋体" w:eastAsia="宋体" w:hAnsi="宋体" w:hint="eastAsia"/>
                <w:szCs w:val="21"/>
              </w:rPr>
            </w:pPr>
          </w:p>
        </w:tc>
      </w:tr>
      <w:tr w:rsidR="005E3B46" w14:paraId="2D09676F" w14:textId="77777777">
        <w:trPr>
          <w:trHeight w:val="90"/>
          <w:jc w:val="center"/>
        </w:trPr>
        <w:tc>
          <w:tcPr>
            <w:tcW w:w="2067" w:type="dxa"/>
          </w:tcPr>
          <w:p w14:paraId="5B1C3E34"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性别</w:t>
            </w:r>
          </w:p>
        </w:tc>
        <w:tc>
          <w:tcPr>
            <w:tcW w:w="2611" w:type="dxa"/>
          </w:tcPr>
          <w:p w14:paraId="658B49BF"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G</w:t>
            </w:r>
            <w:r>
              <w:rPr>
                <w:rFonts w:ascii="宋体" w:eastAsia="宋体" w:hAnsi="宋体"/>
                <w:szCs w:val="21"/>
              </w:rPr>
              <w:t>ender</w:t>
            </w:r>
          </w:p>
        </w:tc>
        <w:tc>
          <w:tcPr>
            <w:tcW w:w="1766" w:type="dxa"/>
          </w:tcPr>
          <w:p w14:paraId="2B992411"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w:t>
            </w:r>
            <w:r>
              <w:rPr>
                <w:rFonts w:ascii="宋体" w:eastAsia="宋体" w:hAnsi="宋体"/>
                <w:szCs w:val="21"/>
              </w:rPr>
              <w:t>archar</w:t>
            </w:r>
          </w:p>
        </w:tc>
      </w:tr>
      <w:tr w:rsidR="005E3B46" w14:paraId="6BD7E473" w14:textId="77777777">
        <w:trPr>
          <w:trHeight w:val="90"/>
          <w:jc w:val="center"/>
        </w:trPr>
        <w:tc>
          <w:tcPr>
            <w:tcW w:w="2067" w:type="dxa"/>
          </w:tcPr>
          <w:p w14:paraId="5CD1DD32"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用户生日</w:t>
            </w:r>
          </w:p>
        </w:tc>
        <w:tc>
          <w:tcPr>
            <w:tcW w:w="2611" w:type="dxa"/>
          </w:tcPr>
          <w:p w14:paraId="7A1FB920" w14:textId="77777777" w:rsidR="005E3B46" w:rsidRDefault="00000000">
            <w:pPr>
              <w:spacing w:line="360" w:lineRule="auto"/>
              <w:jc w:val="center"/>
              <w:rPr>
                <w:rFonts w:ascii="宋体" w:eastAsia="宋体" w:hAnsi="宋体" w:hint="eastAsia"/>
                <w:szCs w:val="21"/>
              </w:rPr>
            </w:pPr>
            <w:r>
              <w:rPr>
                <w:rFonts w:ascii="宋体" w:eastAsia="宋体" w:hAnsi="宋体"/>
                <w:szCs w:val="21"/>
              </w:rPr>
              <w:t>Birthday</w:t>
            </w:r>
          </w:p>
        </w:tc>
        <w:tc>
          <w:tcPr>
            <w:tcW w:w="1766" w:type="dxa"/>
          </w:tcPr>
          <w:p w14:paraId="2E0E0B65" w14:textId="77777777" w:rsidR="005E3B46" w:rsidRDefault="00000000">
            <w:pPr>
              <w:spacing w:line="360" w:lineRule="auto"/>
              <w:jc w:val="center"/>
              <w:rPr>
                <w:rFonts w:ascii="宋体" w:eastAsia="宋体" w:hAnsi="宋体" w:hint="eastAsia"/>
                <w:szCs w:val="21"/>
              </w:rPr>
            </w:pPr>
            <w:r>
              <w:rPr>
                <w:rFonts w:ascii="宋体" w:eastAsia="宋体" w:hAnsi="宋体"/>
                <w:szCs w:val="21"/>
              </w:rPr>
              <w:t>date</w:t>
            </w:r>
            <w:r>
              <w:rPr>
                <w:rFonts w:ascii="宋体" w:eastAsia="宋体" w:hAnsi="宋体" w:hint="eastAsia"/>
                <w:szCs w:val="21"/>
              </w:rPr>
              <w:t>time</w:t>
            </w:r>
          </w:p>
        </w:tc>
      </w:tr>
      <w:tr w:rsidR="005E3B46" w14:paraId="69E616DC" w14:textId="77777777">
        <w:trPr>
          <w:trHeight w:val="90"/>
          <w:jc w:val="center"/>
        </w:trPr>
        <w:tc>
          <w:tcPr>
            <w:tcW w:w="2067" w:type="dxa"/>
          </w:tcPr>
          <w:p w14:paraId="546409E9"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注册时间</w:t>
            </w:r>
          </w:p>
        </w:tc>
        <w:tc>
          <w:tcPr>
            <w:tcW w:w="2611" w:type="dxa"/>
          </w:tcPr>
          <w:p w14:paraId="1CDD0C7C" w14:textId="77777777" w:rsidR="005E3B46" w:rsidRDefault="00000000">
            <w:pPr>
              <w:spacing w:line="360" w:lineRule="auto"/>
              <w:jc w:val="center"/>
              <w:rPr>
                <w:rFonts w:ascii="宋体" w:eastAsia="宋体" w:hAnsi="宋体" w:hint="eastAsia"/>
                <w:szCs w:val="21"/>
              </w:rPr>
            </w:pPr>
            <w:r>
              <w:rPr>
                <w:rFonts w:ascii="宋体" w:eastAsia="宋体" w:hAnsi="宋体"/>
                <w:szCs w:val="21"/>
              </w:rPr>
              <w:t>Register</w:t>
            </w:r>
            <w:r>
              <w:rPr>
                <w:rFonts w:ascii="宋体" w:eastAsia="宋体" w:hAnsi="宋体" w:hint="eastAsia"/>
                <w:szCs w:val="21"/>
              </w:rPr>
              <w:t>Time</w:t>
            </w:r>
          </w:p>
        </w:tc>
        <w:tc>
          <w:tcPr>
            <w:tcW w:w="1766" w:type="dxa"/>
          </w:tcPr>
          <w:p w14:paraId="6734A68B" w14:textId="77777777" w:rsidR="005E3B46" w:rsidRDefault="00000000">
            <w:pPr>
              <w:spacing w:line="360" w:lineRule="auto"/>
              <w:jc w:val="center"/>
              <w:rPr>
                <w:rFonts w:ascii="宋体" w:eastAsia="宋体" w:hAnsi="宋体" w:hint="eastAsia"/>
                <w:szCs w:val="21"/>
              </w:rPr>
            </w:pPr>
            <w:r>
              <w:rPr>
                <w:rFonts w:ascii="宋体" w:eastAsia="宋体" w:hAnsi="宋体"/>
                <w:szCs w:val="21"/>
              </w:rPr>
              <w:t>date</w:t>
            </w:r>
            <w:r>
              <w:rPr>
                <w:rFonts w:ascii="宋体" w:eastAsia="宋体" w:hAnsi="宋体" w:hint="eastAsia"/>
                <w:szCs w:val="21"/>
              </w:rPr>
              <w:t>time</w:t>
            </w:r>
          </w:p>
        </w:tc>
      </w:tr>
    </w:tbl>
    <w:p w14:paraId="6EB773F6" w14:textId="77777777" w:rsidR="005E3B46" w:rsidRDefault="005E3B46">
      <w:pPr>
        <w:spacing w:line="360" w:lineRule="auto"/>
        <w:rPr>
          <w:rFonts w:ascii="宋体" w:eastAsia="宋体" w:hAnsi="宋体" w:hint="eastAsia"/>
          <w:szCs w:val="21"/>
        </w:rPr>
      </w:pPr>
    </w:p>
    <w:p w14:paraId="363B97B1" w14:textId="77777777" w:rsidR="005E3B46" w:rsidRDefault="00000000">
      <w:pPr>
        <w:spacing w:line="360" w:lineRule="auto"/>
        <w:jc w:val="left"/>
        <w:rPr>
          <w:rFonts w:ascii="宋体" w:eastAsia="宋体" w:hAnsi="宋体" w:hint="eastAsia"/>
          <w:b/>
          <w:bCs/>
          <w:szCs w:val="21"/>
        </w:rPr>
      </w:pPr>
      <w:r>
        <w:rPr>
          <w:rFonts w:ascii="宋体" w:eastAsia="宋体" w:hAnsi="宋体" w:hint="eastAsia"/>
          <w:b/>
          <w:bCs/>
          <w:szCs w:val="21"/>
        </w:rPr>
        <w:t>类名：</w:t>
      </w:r>
      <w:r>
        <w:rPr>
          <w:rFonts w:ascii="宋体" w:eastAsia="宋体" w:hAnsi="宋体" w:hint="eastAsia"/>
          <w:szCs w:val="21"/>
        </w:rPr>
        <w:t>Catinformation</w:t>
      </w:r>
      <w:r>
        <w:rPr>
          <w:rFonts w:ascii="宋体" w:eastAsia="宋体" w:hAnsi="宋体" w:hint="eastAsia"/>
          <w:b/>
          <w:bCs/>
          <w:szCs w:val="21"/>
        </w:rPr>
        <w:t>（猫咪信息类）</w:t>
      </w:r>
    </w:p>
    <w:p w14:paraId="27374110" w14:textId="77777777" w:rsidR="005E3B46" w:rsidRDefault="00000000">
      <w:pPr>
        <w:spacing w:line="360" w:lineRule="auto"/>
        <w:jc w:val="left"/>
        <w:rPr>
          <w:rFonts w:ascii="宋体" w:eastAsia="宋体" w:hAnsi="宋体" w:hint="eastAsia"/>
          <w:b/>
          <w:bCs/>
          <w:szCs w:val="21"/>
        </w:rPr>
      </w:pPr>
      <w:r>
        <w:rPr>
          <w:rFonts w:ascii="宋体" w:eastAsia="宋体" w:hAnsi="宋体" w:hint="eastAsia"/>
          <w:b/>
          <w:bCs/>
          <w:szCs w:val="21"/>
        </w:rPr>
        <w:lastRenderedPageBreak/>
        <w:t>属性表如表3</w:t>
      </w:r>
      <w:r>
        <w:rPr>
          <w:rFonts w:ascii="宋体" w:eastAsia="宋体" w:hAnsi="宋体"/>
          <w:b/>
          <w:bCs/>
          <w:szCs w:val="21"/>
        </w:rPr>
        <w:t>.1.5</w:t>
      </w:r>
      <w:r>
        <w:rPr>
          <w:rFonts w:ascii="宋体" w:eastAsia="宋体" w:hAnsi="宋体" w:hint="eastAsia"/>
          <w:b/>
          <w:bCs/>
          <w:szCs w:val="21"/>
        </w:rPr>
        <w:t>所示：</w:t>
      </w:r>
    </w:p>
    <w:p w14:paraId="0DC7BB89" w14:textId="77777777" w:rsidR="005E3B46" w:rsidRDefault="005E3B46">
      <w:pPr>
        <w:spacing w:line="360" w:lineRule="auto"/>
        <w:jc w:val="left"/>
        <w:rPr>
          <w:rFonts w:ascii="宋体" w:eastAsia="宋体" w:hAnsi="宋体" w:hint="eastAsia"/>
          <w:b/>
          <w:bCs/>
          <w:szCs w:val="21"/>
        </w:rPr>
      </w:pPr>
    </w:p>
    <w:p w14:paraId="42723D81"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表3</w:t>
      </w:r>
      <w:r>
        <w:rPr>
          <w:rFonts w:ascii="宋体" w:eastAsia="宋体" w:hAnsi="宋体"/>
          <w:szCs w:val="21"/>
        </w:rPr>
        <w:t xml:space="preserve">.1.5 </w:t>
      </w:r>
      <w:r>
        <w:rPr>
          <w:rFonts w:ascii="宋体" w:eastAsia="宋体" w:hAnsi="宋体" w:hint="eastAsia"/>
          <w:szCs w:val="21"/>
        </w:rPr>
        <w:t>Catinformation类属性表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766"/>
        <w:gridCol w:w="2268"/>
      </w:tblGrid>
      <w:tr w:rsidR="005E3B46" w14:paraId="45605AF7" w14:textId="77777777">
        <w:trPr>
          <w:jc w:val="center"/>
        </w:trPr>
        <w:tc>
          <w:tcPr>
            <w:tcW w:w="1832" w:type="dxa"/>
            <w:tcBorders>
              <w:top w:val="single" w:sz="4" w:space="0" w:color="auto"/>
              <w:left w:val="single" w:sz="4" w:space="0" w:color="auto"/>
              <w:bottom w:val="single" w:sz="4" w:space="0" w:color="auto"/>
              <w:right w:val="single" w:sz="4" w:space="0" w:color="auto"/>
            </w:tcBorders>
            <w:vAlign w:val="center"/>
          </w:tcPr>
          <w:p w14:paraId="33AE4353"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中文名</w:t>
            </w:r>
          </w:p>
        </w:tc>
        <w:tc>
          <w:tcPr>
            <w:tcW w:w="2766" w:type="dxa"/>
            <w:tcBorders>
              <w:top w:val="single" w:sz="4" w:space="0" w:color="auto"/>
              <w:left w:val="single" w:sz="4" w:space="0" w:color="auto"/>
              <w:bottom w:val="single" w:sz="4" w:space="0" w:color="auto"/>
              <w:right w:val="single" w:sz="4" w:space="0" w:color="auto"/>
            </w:tcBorders>
            <w:vAlign w:val="center"/>
          </w:tcPr>
          <w:p w14:paraId="3F59893D"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英文名</w:t>
            </w:r>
          </w:p>
        </w:tc>
        <w:tc>
          <w:tcPr>
            <w:tcW w:w="2268" w:type="dxa"/>
            <w:tcBorders>
              <w:top w:val="single" w:sz="4" w:space="0" w:color="auto"/>
              <w:left w:val="single" w:sz="4" w:space="0" w:color="auto"/>
              <w:bottom w:val="single" w:sz="4" w:space="0" w:color="auto"/>
              <w:right w:val="single" w:sz="4" w:space="0" w:color="auto"/>
            </w:tcBorders>
            <w:vAlign w:val="center"/>
          </w:tcPr>
          <w:p w14:paraId="68F2CAF0"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数据类型</w:t>
            </w:r>
          </w:p>
        </w:tc>
      </w:tr>
      <w:tr w:rsidR="005E3B46" w14:paraId="51A63016"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1C8E8049"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猫咪ID</w:t>
            </w:r>
          </w:p>
        </w:tc>
        <w:tc>
          <w:tcPr>
            <w:tcW w:w="2766" w:type="dxa"/>
            <w:tcBorders>
              <w:top w:val="single" w:sz="4" w:space="0" w:color="auto"/>
              <w:left w:val="single" w:sz="4" w:space="0" w:color="auto"/>
              <w:bottom w:val="single" w:sz="4" w:space="0" w:color="auto"/>
              <w:right w:val="single" w:sz="4" w:space="0" w:color="auto"/>
            </w:tcBorders>
            <w:vAlign w:val="center"/>
          </w:tcPr>
          <w:p w14:paraId="21DC4018"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catId</w:t>
            </w:r>
          </w:p>
        </w:tc>
        <w:tc>
          <w:tcPr>
            <w:tcW w:w="2268" w:type="dxa"/>
            <w:tcBorders>
              <w:top w:val="single" w:sz="4" w:space="0" w:color="auto"/>
              <w:left w:val="single" w:sz="4" w:space="0" w:color="auto"/>
              <w:bottom w:val="single" w:sz="4" w:space="0" w:color="auto"/>
              <w:right w:val="single" w:sz="4" w:space="0" w:color="auto"/>
            </w:tcBorders>
            <w:vAlign w:val="center"/>
          </w:tcPr>
          <w:p w14:paraId="1993AED0"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0A77F5E4"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6F8FA39E"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猫咪名字</w:t>
            </w:r>
          </w:p>
        </w:tc>
        <w:tc>
          <w:tcPr>
            <w:tcW w:w="2766" w:type="dxa"/>
            <w:tcBorders>
              <w:top w:val="single" w:sz="4" w:space="0" w:color="auto"/>
              <w:left w:val="single" w:sz="4" w:space="0" w:color="auto"/>
              <w:bottom w:val="single" w:sz="4" w:space="0" w:color="auto"/>
              <w:right w:val="single" w:sz="4" w:space="0" w:color="auto"/>
            </w:tcBorders>
            <w:vAlign w:val="center"/>
          </w:tcPr>
          <w:p w14:paraId="7484C640"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catName</w:t>
            </w:r>
          </w:p>
        </w:tc>
        <w:tc>
          <w:tcPr>
            <w:tcW w:w="2268" w:type="dxa"/>
            <w:tcBorders>
              <w:top w:val="single" w:sz="4" w:space="0" w:color="auto"/>
              <w:left w:val="single" w:sz="4" w:space="0" w:color="auto"/>
              <w:bottom w:val="single" w:sz="4" w:space="0" w:color="auto"/>
              <w:right w:val="single" w:sz="4" w:space="0" w:color="auto"/>
            </w:tcBorders>
            <w:vAlign w:val="center"/>
          </w:tcPr>
          <w:p w14:paraId="24B68E25"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6225D9E9"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3720D424"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品种</w:t>
            </w:r>
          </w:p>
        </w:tc>
        <w:tc>
          <w:tcPr>
            <w:tcW w:w="2766" w:type="dxa"/>
            <w:tcBorders>
              <w:top w:val="single" w:sz="4" w:space="0" w:color="auto"/>
              <w:left w:val="single" w:sz="4" w:space="0" w:color="auto"/>
              <w:bottom w:val="single" w:sz="4" w:space="0" w:color="auto"/>
              <w:right w:val="single" w:sz="4" w:space="0" w:color="auto"/>
            </w:tcBorders>
            <w:vAlign w:val="center"/>
          </w:tcPr>
          <w:p w14:paraId="01773848"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breed</w:t>
            </w:r>
          </w:p>
        </w:tc>
        <w:tc>
          <w:tcPr>
            <w:tcW w:w="2268" w:type="dxa"/>
            <w:tcBorders>
              <w:top w:val="single" w:sz="4" w:space="0" w:color="auto"/>
              <w:left w:val="single" w:sz="4" w:space="0" w:color="auto"/>
              <w:bottom w:val="single" w:sz="4" w:space="0" w:color="auto"/>
              <w:right w:val="single" w:sz="4" w:space="0" w:color="auto"/>
            </w:tcBorders>
            <w:vAlign w:val="center"/>
          </w:tcPr>
          <w:p w14:paraId="55B6D568"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String</w:t>
            </w:r>
          </w:p>
        </w:tc>
      </w:tr>
      <w:tr w:rsidR="005E3B46" w14:paraId="7207DA5B"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6125B0DC"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性别</w:t>
            </w:r>
          </w:p>
        </w:tc>
        <w:tc>
          <w:tcPr>
            <w:tcW w:w="2766" w:type="dxa"/>
            <w:tcBorders>
              <w:top w:val="single" w:sz="4" w:space="0" w:color="auto"/>
              <w:left w:val="single" w:sz="4" w:space="0" w:color="auto"/>
              <w:bottom w:val="single" w:sz="4" w:space="0" w:color="auto"/>
              <w:right w:val="single" w:sz="4" w:space="0" w:color="auto"/>
            </w:tcBorders>
            <w:vAlign w:val="center"/>
          </w:tcPr>
          <w:p w14:paraId="7DFED35E"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gender</w:t>
            </w:r>
          </w:p>
        </w:tc>
        <w:tc>
          <w:tcPr>
            <w:tcW w:w="2268" w:type="dxa"/>
            <w:tcBorders>
              <w:top w:val="single" w:sz="4" w:space="0" w:color="auto"/>
              <w:left w:val="single" w:sz="4" w:space="0" w:color="auto"/>
              <w:bottom w:val="single" w:sz="4" w:space="0" w:color="auto"/>
              <w:right w:val="single" w:sz="4" w:space="0" w:color="auto"/>
            </w:tcBorders>
            <w:vAlign w:val="center"/>
          </w:tcPr>
          <w:p w14:paraId="33FFA91F"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Enum</w:t>
            </w:r>
          </w:p>
        </w:tc>
      </w:tr>
      <w:tr w:rsidR="005E3B46" w14:paraId="081E9FF5"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3250DBEE"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出生日期</w:t>
            </w:r>
          </w:p>
        </w:tc>
        <w:tc>
          <w:tcPr>
            <w:tcW w:w="2766" w:type="dxa"/>
            <w:tcBorders>
              <w:top w:val="single" w:sz="4" w:space="0" w:color="auto"/>
              <w:left w:val="single" w:sz="4" w:space="0" w:color="auto"/>
              <w:bottom w:val="single" w:sz="4" w:space="0" w:color="auto"/>
              <w:right w:val="single" w:sz="4" w:space="0" w:color="auto"/>
            </w:tcBorders>
            <w:vAlign w:val="center"/>
          </w:tcPr>
          <w:p w14:paraId="63121180"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dateOfBirth</w:t>
            </w:r>
          </w:p>
        </w:tc>
        <w:tc>
          <w:tcPr>
            <w:tcW w:w="2268" w:type="dxa"/>
            <w:tcBorders>
              <w:top w:val="single" w:sz="4" w:space="0" w:color="auto"/>
              <w:left w:val="single" w:sz="4" w:space="0" w:color="auto"/>
              <w:bottom w:val="single" w:sz="4" w:space="0" w:color="auto"/>
              <w:right w:val="single" w:sz="4" w:space="0" w:color="auto"/>
            </w:tcBorders>
            <w:vAlign w:val="center"/>
          </w:tcPr>
          <w:p w14:paraId="473645C0"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Datetime</w:t>
            </w:r>
          </w:p>
        </w:tc>
      </w:tr>
      <w:tr w:rsidR="005E3B46" w14:paraId="61547735"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19EB3F3E"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猫咪状态</w:t>
            </w:r>
          </w:p>
        </w:tc>
        <w:tc>
          <w:tcPr>
            <w:tcW w:w="2766" w:type="dxa"/>
            <w:tcBorders>
              <w:top w:val="single" w:sz="4" w:space="0" w:color="auto"/>
              <w:left w:val="single" w:sz="4" w:space="0" w:color="auto"/>
              <w:bottom w:val="single" w:sz="4" w:space="0" w:color="auto"/>
              <w:right w:val="single" w:sz="4" w:space="0" w:color="auto"/>
            </w:tcBorders>
            <w:vAlign w:val="center"/>
          </w:tcPr>
          <w:p w14:paraId="70E5DAB4"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workStatus</w:t>
            </w:r>
          </w:p>
        </w:tc>
        <w:tc>
          <w:tcPr>
            <w:tcW w:w="2268" w:type="dxa"/>
            <w:tcBorders>
              <w:top w:val="single" w:sz="4" w:space="0" w:color="auto"/>
              <w:left w:val="single" w:sz="4" w:space="0" w:color="auto"/>
              <w:bottom w:val="single" w:sz="4" w:space="0" w:color="auto"/>
              <w:right w:val="single" w:sz="4" w:space="0" w:color="auto"/>
            </w:tcBorders>
            <w:vAlign w:val="center"/>
          </w:tcPr>
          <w:p w14:paraId="3D041989" w14:textId="77777777" w:rsidR="005E3B46" w:rsidRDefault="00000000">
            <w:pPr>
              <w:spacing w:line="360" w:lineRule="auto"/>
              <w:jc w:val="center"/>
              <w:rPr>
                <w:rFonts w:ascii="宋体" w:eastAsia="宋体" w:hAnsi="宋体" w:hint="eastAsia"/>
                <w:szCs w:val="21"/>
              </w:rPr>
            </w:pPr>
            <w:commentRangeStart w:id="53"/>
            <w:r>
              <w:rPr>
                <w:rFonts w:ascii="宋体" w:eastAsia="宋体" w:hAnsi="宋体" w:hint="eastAsia"/>
                <w:szCs w:val="21"/>
              </w:rPr>
              <w:t>varchar（休息中、</w:t>
            </w:r>
            <w:commentRangeStart w:id="54"/>
            <w:r>
              <w:rPr>
                <w:rFonts w:ascii="宋体" w:eastAsia="宋体" w:hAnsi="宋体" w:hint="eastAsia"/>
                <w:szCs w:val="21"/>
              </w:rPr>
              <w:t>在岗中</w:t>
            </w:r>
            <w:commentRangeEnd w:id="54"/>
            <w:r>
              <w:rPr>
                <w:rStyle w:val="ad"/>
                <w:rFonts w:ascii="宋体" w:eastAsia="宋体" w:hAnsi="宋体" w:hint="eastAsia"/>
              </w:rPr>
              <w:commentReference w:id="54"/>
            </w:r>
            <w:r>
              <w:rPr>
                <w:rFonts w:ascii="宋体" w:eastAsia="宋体" w:hAnsi="宋体" w:hint="eastAsia"/>
                <w:szCs w:val="21"/>
              </w:rPr>
              <w:t>）</w:t>
            </w:r>
            <w:commentRangeEnd w:id="53"/>
            <w:r>
              <w:rPr>
                <w:rStyle w:val="ad"/>
                <w:rFonts w:ascii="宋体" w:eastAsia="宋体" w:hAnsi="宋体" w:hint="eastAsia"/>
              </w:rPr>
              <w:commentReference w:id="53"/>
            </w:r>
          </w:p>
        </w:tc>
      </w:tr>
      <w:tr w:rsidR="005E3B46" w14:paraId="0888AE84"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006E0F50"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性格描述</w:t>
            </w:r>
          </w:p>
        </w:tc>
        <w:tc>
          <w:tcPr>
            <w:tcW w:w="2766" w:type="dxa"/>
            <w:tcBorders>
              <w:top w:val="single" w:sz="4" w:space="0" w:color="auto"/>
              <w:left w:val="single" w:sz="4" w:space="0" w:color="auto"/>
              <w:bottom w:val="single" w:sz="4" w:space="0" w:color="auto"/>
              <w:right w:val="single" w:sz="4" w:space="0" w:color="auto"/>
            </w:tcBorders>
            <w:vAlign w:val="center"/>
          </w:tcPr>
          <w:p w14:paraId="194E287C"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personality</w:t>
            </w:r>
          </w:p>
        </w:tc>
        <w:tc>
          <w:tcPr>
            <w:tcW w:w="2268" w:type="dxa"/>
            <w:tcBorders>
              <w:top w:val="single" w:sz="4" w:space="0" w:color="auto"/>
              <w:left w:val="single" w:sz="4" w:space="0" w:color="auto"/>
              <w:bottom w:val="single" w:sz="4" w:space="0" w:color="auto"/>
              <w:right w:val="single" w:sz="4" w:space="0" w:color="auto"/>
            </w:tcBorders>
            <w:vAlign w:val="center"/>
          </w:tcPr>
          <w:p w14:paraId="6673EE45"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Text</w:t>
            </w:r>
          </w:p>
        </w:tc>
      </w:tr>
      <w:tr w:rsidR="005E3B46" w14:paraId="067A5608"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7E9BA6DC"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入店日期</w:t>
            </w:r>
          </w:p>
        </w:tc>
        <w:tc>
          <w:tcPr>
            <w:tcW w:w="2766" w:type="dxa"/>
            <w:tcBorders>
              <w:top w:val="single" w:sz="4" w:space="0" w:color="auto"/>
              <w:left w:val="single" w:sz="4" w:space="0" w:color="auto"/>
              <w:bottom w:val="single" w:sz="4" w:space="0" w:color="auto"/>
              <w:right w:val="single" w:sz="4" w:space="0" w:color="auto"/>
            </w:tcBorders>
            <w:vAlign w:val="center"/>
          </w:tcPr>
          <w:p w14:paraId="345D4CDE"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joinDate</w:t>
            </w:r>
          </w:p>
        </w:tc>
        <w:tc>
          <w:tcPr>
            <w:tcW w:w="2268" w:type="dxa"/>
            <w:tcBorders>
              <w:top w:val="single" w:sz="4" w:space="0" w:color="auto"/>
              <w:left w:val="single" w:sz="4" w:space="0" w:color="auto"/>
              <w:bottom w:val="single" w:sz="4" w:space="0" w:color="auto"/>
              <w:right w:val="single" w:sz="4" w:space="0" w:color="auto"/>
            </w:tcBorders>
            <w:vAlign w:val="center"/>
          </w:tcPr>
          <w:p w14:paraId="7A5ABFBB"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Datetime</w:t>
            </w:r>
          </w:p>
        </w:tc>
      </w:tr>
      <w:tr w:rsidR="005E3B46" w14:paraId="0E3AB22E"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1E43365E"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照片URL</w:t>
            </w:r>
          </w:p>
        </w:tc>
        <w:tc>
          <w:tcPr>
            <w:tcW w:w="2766" w:type="dxa"/>
            <w:tcBorders>
              <w:top w:val="single" w:sz="4" w:space="0" w:color="auto"/>
              <w:left w:val="single" w:sz="4" w:space="0" w:color="auto"/>
              <w:bottom w:val="single" w:sz="4" w:space="0" w:color="auto"/>
              <w:right w:val="single" w:sz="4" w:space="0" w:color="auto"/>
            </w:tcBorders>
            <w:vAlign w:val="center"/>
          </w:tcPr>
          <w:p w14:paraId="1389763D"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photoUrl</w:t>
            </w:r>
          </w:p>
        </w:tc>
        <w:tc>
          <w:tcPr>
            <w:tcW w:w="2268" w:type="dxa"/>
            <w:tcBorders>
              <w:top w:val="single" w:sz="4" w:space="0" w:color="auto"/>
              <w:left w:val="single" w:sz="4" w:space="0" w:color="auto"/>
              <w:bottom w:val="single" w:sz="4" w:space="0" w:color="auto"/>
              <w:right w:val="single" w:sz="4" w:space="0" w:color="auto"/>
            </w:tcBorders>
            <w:vAlign w:val="center"/>
          </w:tcPr>
          <w:p w14:paraId="1B89BD95"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4F6444BB"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7CD25943"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备注</w:t>
            </w:r>
          </w:p>
        </w:tc>
        <w:tc>
          <w:tcPr>
            <w:tcW w:w="2766" w:type="dxa"/>
            <w:tcBorders>
              <w:top w:val="single" w:sz="4" w:space="0" w:color="auto"/>
              <w:left w:val="single" w:sz="4" w:space="0" w:color="auto"/>
              <w:bottom w:val="single" w:sz="4" w:space="0" w:color="auto"/>
              <w:right w:val="single" w:sz="4" w:space="0" w:color="auto"/>
            </w:tcBorders>
            <w:vAlign w:val="center"/>
          </w:tcPr>
          <w:p w14:paraId="2CB75547"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notes</w:t>
            </w:r>
          </w:p>
        </w:tc>
        <w:tc>
          <w:tcPr>
            <w:tcW w:w="2268" w:type="dxa"/>
            <w:tcBorders>
              <w:top w:val="single" w:sz="4" w:space="0" w:color="auto"/>
              <w:left w:val="single" w:sz="4" w:space="0" w:color="auto"/>
              <w:bottom w:val="single" w:sz="4" w:space="0" w:color="auto"/>
              <w:right w:val="single" w:sz="4" w:space="0" w:color="auto"/>
            </w:tcBorders>
            <w:vAlign w:val="center"/>
          </w:tcPr>
          <w:p w14:paraId="104F5B0A"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text</w:t>
            </w:r>
          </w:p>
        </w:tc>
      </w:tr>
    </w:tbl>
    <w:p w14:paraId="54AD9951" w14:textId="77777777" w:rsidR="005E3B46" w:rsidRDefault="005E3B46">
      <w:pPr>
        <w:spacing w:line="360" w:lineRule="auto"/>
        <w:rPr>
          <w:rFonts w:ascii="宋体" w:eastAsia="宋体" w:hAnsi="宋体" w:hint="eastAsia"/>
          <w:szCs w:val="21"/>
        </w:rPr>
      </w:pPr>
    </w:p>
    <w:p w14:paraId="22DF9B09" w14:textId="77777777" w:rsidR="005E3B46" w:rsidRDefault="00000000">
      <w:pPr>
        <w:spacing w:line="360" w:lineRule="auto"/>
        <w:jc w:val="left"/>
        <w:rPr>
          <w:rFonts w:ascii="宋体" w:eastAsia="宋体" w:hAnsi="宋体" w:hint="eastAsia"/>
          <w:b/>
          <w:bCs/>
          <w:szCs w:val="21"/>
        </w:rPr>
      </w:pPr>
      <w:r>
        <w:rPr>
          <w:rFonts w:ascii="宋体" w:eastAsia="宋体" w:hAnsi="宋体"/>
          <w:b/>
          <w:bCs/>
          <w:szCs w:val="21"/>
        </w:rPr>
        <w:t>类名：</w:t>
      </w:r>
      <w:r>
        <w:rPr>
          <w:rFonts w:ascii="宋体" w:eastAsia="宋体" w:hAnsi="宋体" w:hint="eastAsia"/>
          <w:szCs w:val="21"/>
        </w:rPr>
        <w:t>Product</w:t>
      </w:r>
      <w:r>
        <w:rPr>
          <w:rFonts w:ascii="宋体" w:eastAsia="宋体" w:hAnsi="宋体"/>
          <w:b/>
          <w:bCs/>
          <w:szCs w:val="21"/>
        </w:rPr>
        <w:t>（</w:t>
      </w:r>
      <w:r>
        <w:rPr>
          <w:rFonts w:ascii="宋体" w:eastAsia="宋体" w:hAnsi="宋体" w:hint="eastAsia"/>
          <w:b/>
          <w:bCs/>
          <w:szCs w:val="21"/>
        </w:rPr>
        <w:t>商品</w:t>
      </w:r>
      <w:r>
        <w:rPr>
          <w:rFonts w:ascii="宋体" w:eastAsia="宋体" w:hAnsi="宋体"/>
          <w:b/>
          <w:bCs/>
          <w:szCs w:val="21"/>
        </w:rPr>
        <w:t>类）</w:t>
      </w:r>
    </w:p>
    <w:p w14:paraId="774B5D3E" w14:textId="77777777" w:rsidR="005E3B46" w:rsidRDefault="00000000">
      <w:pPr>
        <w:spacing w:line="360" w:lineRule="auto"/>
        <w:jc w:val="left"/>
        <w:rPr>
          <w:rFonts w:ascii="宋体" w:eastAsia="宋体" w:hAnsi="宋体" w:hint="eastAsia"/>
          <w:b/>
          <w:bCs/>
          <w:szCs w:val="21"/>
        </w:rPr>
      </w:pPr>
      <w:r>
        <w:rPr>
          <w:rFonts w:ascii="宋体" w:eastAsia="宋体" w:hAnsi="宋体"/>
          <w:b/>
          <w:bCs/>
          <w:szCs w:val="21"/>
        </w:rPr>
        <w:t xml:space="preserve"> 属性表如表</w:t>
      </w:r>
      <w:r>
        <w:rPr>
          <w:rFonts w:ascii="宋体" w:eastAsia="宋体" w:hAnsi="宋体" w:hint="eastAsia"/>
          <w:b/>
          <w:bCs/>
          <w:szCs w:val="21"/>
        </w:rPr>
        <w:t>3</w:t>
      </w:r>
      <w:r>
        <w:rPr>
          <w:rFonts w:ascii="宋体" w:eastAsia="宋体" w:hAnsi="宋体"/>
          <w:b/>
          <w:bCs/>
          <w:szCs w:val="21"/>
        </w:rPr>
        <w:t>.</w:t>
      </w:r>
      <w:r>
        <w:rPr>
          <w:rFonts w:ascii="宋体" w:eastAsia="宋体" w:hAnsi="宋体" w:hint="eastAsia"/>
          <w:b/>
          <w:bCs/>
          <w:szCs w:val="21"/>
        </w:rPr>
        <w:t>1</w:t>
      </w:r>
      <w:r>
        <w:rPr>
          <w:rFonts w:ascii="宋体" w:eastAsia="宋体" w:hAnsi="宋体"/>
          <w:b/>
          <w:bCs/>
          <w:szCs w:val="21"/>
        </w:rPr>
        <w:t>.</w:t>
      </w:r>
      <w:r>
        <w:rPr>
          <w:rFonts w:ascii="宋体" w:eastAsia="宋体" w:hAnsi="宋体" w:hint="eastAsia"/>
          <w:b/>
          <w:bCs/>
          <w:szCs w:val="21"/>
        </w:rPr>
        <w:t>4</w:t>
      </w:r>
      <w:r>
        <w:rPr>
          <w:rFonts w:ascii="宋体" w:eastAsia="宋体" w:hAnsi="宋体"/>
          <w:b/>
          <w:bCs/>
          <w:szCs w:val="21"/>
        </w:rPr>
        <w:t>所示：</w:t>
      </w:r>
    </w:p>
    <w:p w14:paraId="2144FD79" w14:textId="77777777" w:rsidR="005E3B46" w:rsidRDefault="005E3B46">
      <w:pPr>
        <w:spacing w:line="360" w:lineRule="auto"/>
        <w:jc w:val="left"/>
        <w:rPr>
          <w:rFonts w:ascii="宋体" w:eastAsia="宋体" w:hAnsi="宋体" w:hint="eastAsia"/>
          <w:b/>
          <w:bCs/>
          <w:szCs w:val="21"/>
        </w:rPr>
      </w:pPr>
    </w:p>
    <w:p w14:paraId="6EBCDECD" w14:textId="77777777" w:rsidR="005E3B46" w:rsidRDefault="00000000">
      <w:pPr>
        <w:spacing w:line="360" w:lineRule="auto"/>
        <w:jc w:val="center"/>
        <w:rPr>
          <w:rFonts w:ascii="宋体" w:eastAsia="宋体" w:hAnsi="宋体" w:hint="eastAsia"/>
          <w:szCs w:val="21"/>
        </w:rPr>
      </w:pPr>
      <w:r>
        <w:rPr>
          <w:rFonts w:ascii="宋体" w:eastAsia="宋体" w:hAnsi="宋体"/>
          <w:szCs w:val="21"/>
        </w:rPr>
        <w:t>表</w:t>
      </w:r>
      <w:r>
        <w:rPr>
          <w:rFonts w:ascii="宋体" w:eastAsia="宋体" w:hAnsi="宋体" w:hint="eastAsia"/>
          <w:szCs w:val="21"/>
        </w:rPr>
        <w:t>3</w:t>
      </w:r>
      <w:r>
        <w:rPr>
          <w:rFonts w:ascii="宋体" w:eastAsia="宋体" w:hAnsi="宋体"/>
          <w:szCs w:val="21"/>
        </w:rPr>
        <w:t>.</w:t>
      </w:r>
      <w:r>
        <w:rPr>
          <w:rFonts w:ascii="宋体" w:eastAsia="宋体" w:hAnsi="宋体" w:hint="eastAsia"/>
          <w:szCs w:val="21"/>
        </w:rPr>
        <w:t>1</w:t>
      </w:r>
      <w:r>
        <w:rPr>
          <w:rFonts w:ascii="宋体" w:eastAsia="宋体" w:hAnsi="宋体"/>
          <w:szCs w:val="21"/>
        </w:rPr>
        <w:t>.</w:t>
      </w:r>
      <w:r>
        <w:rPr>
          <w:rFonts w:ascii="宋体" w:eastAsia="宋体" w:hAnsi="宋体" w:hint="eastAsia"/>
          <w:szCs w:val="21"/>
        </w:rPr>
        <w:t>4</w:t>
      </w:r>
      <w:r>
        <w:rPr>
          <w:rFonts w:ascii="宋体" w:eastAsia="宋体" w:hAnsi="宋体"/>
          <w:szCs w:val="21"/>
        </w:rPr>
        <w:t xml:space="preserve"> </w:t>
      </w:r>
      <w:r>
        <w:rPr>
          <w:rFonts w:ascii="宋体" w:eastAsia="宋体" w:hAnsi="宋体" w:hint="eastAsia"/>
          <w:szCs w:val="21"/>
        </w:rPr>
        <w:t>Product</w:t>
      </w:r>
      <w:r>
        <w:rPr>
          <w:rFonts w:ascii="宋体" w:eastAsia="宋体" w:hAnsi="宋体"/>
          <w:szCs w:val="21"/>
        </w:rPr>
        <w:t>类属性表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521"/>
        <w:gridCol w:w="2091"/>
      </w:tblGrid>
      <w:tr w:rsidR="005E3B46" w14:paraId="7262B3A7" w14:textId="77777777">
        <w:trPr>
          <w:jc w:val="center"/>
        </w:trPr>
        <w:tc>
          <w:tcPr>
            <w:tcW w:w="1832" w:type="dxa"/>
            <w:vAlign w:val="center"/>
          </w:tcPr>
          <w:p w14:paraId="5EBC4220" w14:textId="77777777" w:rsidR="005E3B46" w:rsidRDefault="00000000">
            <w:pPr>
              <w:spacing w:line="360" w:lineRule="auto"/>
              <w:jc w:val="left"/>
              <w:rPr>
                <w:rFonts w:ascii="宋体" w:eastAsia="宋体" w:hAnsi="宋体" w:hint="eastAsia"/>
                <w:szCs w:val="21"/>
              </w:rPr>
            </w:pPr>
            <w:r>
              <w:rPr>
                <w:rFonts w:ascii="宋体" w:eastAsia="宋体" w:hAnsi="宋体"/>
                <w:szCs w:val="21"/>
              </w:rPr>
              <w:t>中文名</w:t>
            </w:r>
          </w:p>
        </w:tc>
        <w:tc>
          <w:tcPr>
            <w:tcW w:w="2521" w:type="dxa"/>
            <w:vAlign w:val="center"/>
          </w:tcPr>
          <w:p w14:paraId="7741B5F1" w14:textId="77777777" w:rsidR="005E3B46" w:rsidRDefault="00000000">
            <w:pPr>
              <w:spacing w:line="360" w:lineRule="auto"/>
              <w:jc w:val="left"/>
              <w:rPr>
                <w:rFonts w:ascii="宋体" w:eastAsia="宋体" w:hAnsi="宋体" w:hint="eastAsia"/>
                <w:szCs w:val="21"/>
              </w:rPr>
            </w:pPr>
            <w:r>
              <w:rPr>
                <w:rFonts w:ascii="宋体" w:eastAsia="宋体" w:hAnsi="宋体"/>
                <w:szCs w:val="21"/>
              </w:rPr>
              <w:t>英文名</w:t>
            </w:r>
          </w:p>
        </w:tc>
        <w:tc>
          <w:tcPr>
            <w:tcW w:w="2091" w:type="dxa"/>
            <w:vAlign w:val="center"/>
          </w:tcPr>
          <w:p w14:paraId="2EEDC31B" w14:textId="77777777" w:rsidR="005E3B46" w:rsidRDefault="00000000">
            <w:pPr>
              <w:spacing w:line="360" w:lineRule="auto"/>
              <w:jc w:val="left"/>
              <w:rPr>
                <w:rFonts w:ascii="宋体" w:eastAsia="宋体" w:hAnsi="宋体" w:hint="eastAsia"/>
                <w:szCs w:val="21"/>
              </w:rPr>
            </w:pPr>
            <w:r>
              <w:rPr>
                <w:rFonts w:ascii="宋体" w:eastAsia="宋体" w:hAnsi="宋体"/>
                <w:szCs w:val="21"/>
              </w:rPr>
              <w:t>数据类型</w:t>
            </w:r>
          </w:p>
        </w:tc>
      </w:tr>
      <w:tr w:rsidR="005E3B46" w14:paraId="75BEFBB8" w14:textId="77777777">
        <w:trPr>
          <w:jc w:val="center"/>
        </w:trPr>
        <w:tc>
          <w:tcPr>
            <w:tcW w:w="1832" w:type="dxa"/>
            <w:vAlign w:val="center"/>
          </w:tcPr>
          <w:p w14:paraId="4F930D7F" w14:textId="77777777" w:rsidR="005E3B46" w:rsidRDefault="00000000">
            <w:pPr>
              <w:spacing w:line="360" w:lineRule="auto"/>
              <w:jc w:val="left"/>
              <w:rPr>
                <w:rFonts w:ascii="宋体" w:eastAsia="宋体" w:hAnsi="宋体" w:hint="eastAsia"/>
                <w:szCs w:val="21"/>
              </w:rPr>
            </w:pPr>
            <w:r>
              <w:rPr>
                <w:rFonts w:ascii="宋体" w:eastAsia="宋体" w:hAnsi="宋体"/>
                <w:szCs w:val="21"/>
              </w:rPr>
              <w:t>商品ID</w:t>
            </w:r>
          </w:p>
        </w:tc>
        <w:tc>
          <w:tcPr>
            <w:tcW w:w="2521" w:type="dxa"/>
            <w:vAlign w:val="center"/>
          </w:tcPr>
          <w:p w14:paraId="5779967B" w14:textId="77777777" w:rsidR="005E3B46" w:rsidRDefault="00000000">
            <w:pPr>
              <w:spacing w:line="360" w:lineRule="auto"/>
              <w:jc w:val="left"/>
              <w:rPr>
                <w:rFonts w:ascii="宋体" w:eastAsia="宋体" w:hAnsi="宋体" w:hint="eastAsia"/>
                <w:szCs w:val="21"/>
              </w:rPr>
            </w:pPr>
            <w:r>
              <w:rPr>
                <w:rFonts w:ascii="宋体" w:eastAsia="宋体" w:hAnsi="宋体"/>
                <w:szCs w:val="21"/>
              </w:rPr>
              <w:t>productId</w:t>
            </w:r>
          </w:p>
        </w:tc>
        <w:tc>
          <w:tcPr>
            <w:tcW w:w="2091" w:type="dxa"/>
            <w:vAlign w:val="center"/>
          </w:tcPr>
          <w:p w14:paraId="6E8EC240"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varchar</w:t>
            </w:r>
          </w:p>
        </w:tc>
      </w:tr>
      <w:tr w:rsidR="005E3B46" w14:paraId="5935FB7C" w14:textId="77777777">
        <w:trPr>
          <w:jc w:val="center"/>
        </w:trPr>
        <w:tc>
          <w:tcPr>
            <w:tcW w:w="1832" w:type="dxa"/>
            <w:vAlign w:val="center"/>
          </w:tcPr>
          <w:p w14:paraId="3ACBC664" w14:textId="77777777" w:rsidR="005E3B46" w:rsidRDefault="00000000">
            <w:pPr>
              <w:spacing w:line="360" w:lineRule="auto"/>
              <w:jc w:val="left"/>
              <w:rPr>
                <w:rFonts w:ascii="宋体" w:eastAsia="宋体" w:hAnsi="宋体" w:hint="eastAsia"/>
                <w:szCs w:val="21"/>
              </w:rPr>
            </w:pPr>
            <w:r>
              <w:rPr>
                <w:rFonts w:ascii="宋体" w:eastAsia="宋体" w:hAnsi="宋体"/>
                <w:szCs w:val="21"/>
              </w:rPr>
              <w:t>商品名称</w:t>
            </w:r>
          </w:p>
        </w:tc>
        <w:tc>
          <w:tcPr>
            <w:tcW w:w="2521" w:type="dxa"/>
            <w:vAlign w:val="center"/>
          </w:tcPr>
          <w:p w14:paraId="3686D09B" w14:textId="77777777" w:rsidR="005E3B46" w:rsidRDefault="00000000">
            <w:pPr>
              <w:spacing w:line="360" w:lineRule="auto"/>
              <w:jc w:val="left"/>
              <w:rPr>
                <w:rFonts w:ascii="宋体" w:eastAsia="宋体" w:hAnsi="宋体" w:hint="eastAsia"/>
                <w:szCs w:val="21"/>
              </w:rPr>
            </w:pPr>
            <w:r>
              <w:rPr>
                <w:rFonts w:ascii="宋体" w:eastAsia="宋体" w:hAnsi="宋体"/>
                <w:szCs w:val="21"/>
              </w:rPr>
              <w:t>productName</w:t>
            </w:r>
          </w:p>
        </w:tc>
        <w:tc>
          <w:tcPr>
            <w:tcW w:w="2091" w:type="dxa"/>
            <w:vAlign w:val="center"/>
          </w:tcPr>
          <w:p w14:paraId="6CFDA1D3"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varchar</w:t>
            </w:r>
          </w:p>
        </w:tc>
      </w:tr>
      <w:tr w:rsidR="005E3B46" w14:paraId="7F770A49" w14:textId="77777777">
        <w:trPr>
          <w:jc w:val="center"/>
        </w:trPr>
        <w:tc>
          <w:tcPr>
            <w:tcW w:w="1832" w:type="dxa"/>
            <w:vAlign w:val="center"/>
          </w:tcPr>
          <w:p w14:paraId="06FDAA2E" w14:textId="77777777" w:rsidR="005E3B46" w:rsidRDefault="00000000">
            <w:pPr>
              <w:spacing w:line="360" w:lineRule="auto"/>
              <w:jc w:val="left"/>
              <w:rPr>
                <w:rFonts w:ascii="宋体" w:eastAsia="宋体" w:hAnsi="宋体" w:hint="eastAsia"/>
                <w:szCs w:val="21"/>
              </w:rPr>
            </w:pPr>
            <w:r>
              <w:rPr>
                <w:rFonts w:ascii="宋体" w:eastAsia="宋体" w:hAnsi="宋体"/>
                <w:szCs w:val="21"/>
              </w:rPr>
              <w:t>商品分类</w:t>
            </w:r>
          </w:p>
        </w:tc>
        <w:tc>
          <w:tcPr>
            <w:tcW w:w="2521" w:type="dxa"/>
            <w:vAlign w:val="center"/>
          </w:tcPr>
          <w:p w14:paraId="4C7649ED" w14:textId="77777777" w:rsidR="005E3B46" w:rsidRDefault="00000000">
            <w:pPr>
              <w:spacing w:line="360" w:lineRule="auto"/>
              <w:jc w:val="left"/>
              <w:rPr>
                <w:rFonts w:ascii="宋体" w:eastAsia="宋体" w:hAnsi="宋体" w:hint="eastAsia"/>
                <w:szCs w:val="21"/>
              </w:rPr>
            </w:pPr>
            <w:r>
              <w:rPr>
                <w:rFonts w:ascii="宋体" w:eastAsia="宋体" w:hAnsi="宋体"/>
                <w:szCs w:val="21"/>
              </w:rPr>
              <w:t>category</w:t>
            </w:r>
          </w:p>
        </w:tc>
        <w:tc>
          <w:tcPr>
            <w:tcW w:w="2091" w:type="dxa"/>
            <w:vAlign w:val="center"/>
          </w:tcPr>
          <w:p w14:paraId="70FEF12C" w14:textId="77777777" w:rsidR="005E3B46" w:rsidRDefault="00000000">
            <w:pPr>
              <w:spacing w:line="360" w:lineRule="auto"/>
              <w:jc w:val="left"/>
              <w:rPr>
                <w:rFonts w:ascii="宋体" w:eastAsia="宋体" w:hAnsi="宋体" w:hint="eastAsia"/>
                <w:b/>
                <w:bCs/>
                <w:szCs w:val="21"/>
              </w:rPr>
            </w:pPr>
            <w:r>
              <w:rPr>
                <w:rFonts w:ascii="宋体" w:eastAsia="宋体" w:hAnsi="宋体" w:hint="eastAsia"/>
                <w:szCs w:val="21"/>
              </w:rPr>
              <w:t>varchar（服务、餐饮、猫咪用品）</w:t>
            </w:r>
          </w:p>
        </w:tc>
      </w:tr>
      <w:tr w:rsidR="005E3B46" w14:paraId="01485F76" w14:textId="77777777">
        <w:trPr>
          <w:jc w:val="center"/>
        </w:trPr>
        <w:tc>
          <w:tcPr>
            <w:tcW w:w="1832" w:type="dxa"/>
            <w:vAlign w:val="center"/>
          </w:tcPr>
          <w:p w14:paraId="14D2828A" w14:textId="77777777" w:rsidR="005E3B46" w:rsidRDefault="00000000">
            <w:pPr>
              <w:spacing w:line="360" w:lineRule="auto"/>
              <w:jc w:val="left"/>
              <w:rPr>
                <w:rFonts w:ascii="宋体" w:eastAsia="宋体" w:hAnsi="宋体" w:hint="eastAsia"/>
                <w:szCs w:val="21"/>
              </w:rPr>
            </w:pPr>
            <w:r>
              <w:rPr>
                <w:rFonts w:ascii="宋体" w:eastAsia="宋体" w:hAnsi="宋体"/>
                <w:szCs w:val="21"/>
              </w:rPr>
              <w:t>价格</w:t>
            </w:r>
          </w:p>
        </w:tc>
        <w:tc>
          <w:tcPr>
            <w:tcW w:w="2521" w:type="dxa"/>
            <w:vAlign w:val="center"/>
          </w:tcPr>
          <w:p w14:paraId="6AE6B0E3" w14:textId="77777777" w:rsidR="005E3B46" w:rsidRDefault="00000000">
            <w:pPr>
              <w:spacing w:line="360" w:lineRule="auto"/>
              <w:jc w:val="left"/>
              <w:rPr>
                <w:rFonts w:ascii="宋体" w:eastAsia="宋体" w:hAnsi="宋体" w:hint="eastAsia"/>
                <w:szCs w:val="21"/>
              </w:rPr>
            </w:pPr>
            <w:r>
              <w:rPr>
                <w:rFonts w:ascii="宋体" w:eastAsia="宋体" w:hAnsi="宋体"/>
                <w:szCs w:val="21"/>
              </w:rPr>
              <w:t>price</w:t>
            </w:r>
          </w:p>
        </w:tc>
        <w:tc>
          <w:tcPr>
            <w:tcW w:w="2091" w:type="dxa"/>
            <w:vAlign w:val="center"/>
          </w:tcPr>
          <w:p w14:paraId="2F1CDC9E" w14:textId="77777777" w:rsidR="005E3B46" w:rsidRDefault="00000000">
            <w:pPr>
              <w:spacing w:line="360" w:lineRule="auto"/>
              <w:jc w:val="left"/>
              <w:rPr>
                <w:rFonts w:ascii="宋体" w:eastAsia="宋体" w:hAnsi="宋体" w:hint="eastAsia"/>
                <w:szCs w:val="21"/>
              </w:rPr>
            </w:pPr>
            <w:r>
              <w:rPr>
                <w:rFonts w:ascii="宋体" w:eastAsia="宋体" w:hAnsi="宋体"/>
                <w:szCs w:val="21"/>
              </w:rPr>
              <w:t>Decimal</w:t>
            </w:r>
          </w:p>
        </w:tc>
      </w:tr>
      <w:tr w:rsidR="005E3B46" w14:paraId="3CD1A14C" w14:textId="77777777">
        <w:trPr>
          <w:jc w:val="center"/>
        </w:trPr>
        <w:tc>
          <w:tcPr>
            <w:tcW w:w="1832" w:type="dxa"/>
            <w:vAlign w:val="center"/>
          </w:tcPr>
          <w:p w14:paraId="5082DEF9" w14:textId="77777777" w:rsidR="005E3B46" w:rsidRDefault="00000000">
            <w:pPr>
              <w:spacing w:line="360" w:lineRule="auto"/>
              <w:jc w:val="left"/>
              <w:rPr>
                <w:rFonts w:ascii="宋体" w:eastAsia="宋体" w:hAnsi="宋体" w:hint="eastAsia"/>
                <w:szCs w:val="21"/>
              </w:rPr>
            </w:pPr>
            <w:r>
              <w:rPr>
                <w:rFonts w:ascii="宋体" w:eastAsia="宋体" w:hAnsi="宋体"/>
                <w:szCs w:val="21"/>
              </w:rPr>
              <w:t>库存数量</w:t>
            </w:r>
          </w:p>
        </w:tc>
        <w:tc>
          <w:tcPr>
            <w:tcW w:w="2521" w:type="dxa"/>
            <w:vAlign w:val="center"/>
          </w:tcPr>
          <w:p w14:paraId="47B0DDA2" w14:textId="77777777" w:rsidR="005E3B46" w:rsidRDefault="00000000">
            <w:pPr>
              <w:spacing w:line="360" w:lineRule="auto"/>
              <w:jc w:val="left"/>
              <w:rPr>
                <w:rFonts w:ascii="宋体" w:eastAsia="宋体" w:hAnsi="宋体" w:hint="eastAsia"/>
                <w:szCs w:val="21"/>
              </w:rPr>
            </w:pPr>
            <w:r>
              <w:rPr>
                <w:rFonts w:ascii="宋体" w:eastAsia="宋体" w:hAnsi="宋体"/>
                <w:szCs w:val="21"/>
              </w:rPr>
              <w:t>stockQuantity</w:t>
            </w:r>
          </w:p>
        </w:tc>
        <w:tc>
          <w:tcPr>
            <w:tcW w:w="2091" w:type="dxa"/>
            <w:vAlign w:val="center"/>
          </w:tcPr>
          <w:p w14:paraId="673379B9" w14:textId="77777777" w:rsidR="005E3B46" w:rsidRDefault="00000000">
            <w:pPr>
              <w:spacing w:line="360" w:lineRule="auto"/>
              <w:jc w:val="left"/>
              <w:rPr>
                <w:rFonts w:ascii="宋体" w:eastAsia="宋体" w:hAnsi="宋体" w:hint="eastAsia"/>
                <w:szCs w:val="21"/>
              </w:rPr>
            </w:pPr>
            <w:r>
              <w:rPr>
                <w:rFonts w:ascii="宋体" w:eastAsia="宋体" w:hAnsi="宋体"/>
                <w:szCs w:val="21"/>
              </w:rPr>
              <w:t>int</w:t>
            </w:r>
          </w:p>
        </w:tc>
      </w:tr>
      <w:tr w:rsidR="005E3B46" w14:paraId="765CB7D8" w14:textId="77777777">
        <w:trPr>
          <w:jc w:val="center"/>
        </w:trPr>
        <w:tc>
          <w:tcPr>
            <w:tcW w:w="1832" w:type="dxa"/>
            <w:vAlign w:val="center"/>
          </w:tcPr>
          <w:p w14:paraId="5125BA73" w14:textId="77777777" w:rsidR="005E3B46" w:rsidRDefault="00000000">
            <w:pPr>
              <w:spacing w:line="360" w:lineRule="auto"/>
              <w:jc w:val="left"/>
              <w:rPr>
                <w:rFonts w:ascii="宋体" w:eastAsia="宋体" w:hAnsi="宋体" w:hint="eastAsia"/>
                <w:szCs w:val="21"/>
              </w:rPr>
            </w:pPr>
            <w:r>
              <w:rPr>
                <w:rFonts w:ascii="宋体" w:eastAsia="宋体" w:hAnsi="宋体"/>
                <w:szCs w:val="21"/>
              </w:rPr>
              <w:t>商品图片</w:t>
            </w:r>
          </w:p>
        </w:tc>
        <w:tc>
          <w:tcPr>
            <w:tcW w:w="2521" w:type="dxa"/>
            <w:vAlign w:val="center"/>
          </w:tcPr>
          <w:p w14:paraId="2F6E9F73" w14:textId="77777777" w:rsidR="005E3B46" w:rsidRDefault="00000000">
            <w:pPr>
              <w:spacing w:line="360" w:lineRule="auto"/>
              <w:jc w:val="left"/>
              <w:rPr>
                <w:rFonts w:ascii="宋体" w:eastAsia="宋体" w:hAnsi="宋体" w:hint="eastAsia"/>
                <w:szCs w:val="21"/>
              </w:rPr>
            </w:pPr>
            <w:r>
              <w:rPr>
                <w:rFonts w:ascii="宋体" w:eastAsia="宋体" w:hAnsi="宋体"/>
                <w:szCs w:val="21"/>
              </w:rPr>
              <w:t>imageUrl</w:t>
            </w:r>
          </w:p>
        </w:tc>
        <w:tc>
          <w:tcPr>
            <w:tcW w:w="2091" w:type="dxa"/>
            <w:vAlign w:val="center"/>
          </w:tcPr>
          <w:p w14:paraId="41E7D82B"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varchar</w:t>
            </w:r>
          </w:p>
        </w:tc>
      </w:tr>
      <w:tr w:rsidR="005E3B46" w14:paraId="39585FBB" w14:textId="77777777">
        <w:trPr>
          <w:jc w:val="center"/>
        </w:trPr>
        <w:tc>
          <w:tcPr>
            <w:tcW w:w="1832" w:type="dxa"/>
            <w:vAlign w:val="center"/>
          </w:tcPr>
          <w:p w14:paraId="5E05CB95" w14:textId="77777777" w:rsidR="005E3B46" w:rsidRDefault="00000000">
            <w:pPr>
              <w:spacing w:line="360" w:lineRule="auto"/>
              <w:jc w:val="left"/>
            </w:pPr>
            <w:r>
              <w:rPr>
                <w:rFonts w:ascii="宋体" w:eastAsia="宋体" w:hAnsi="宋体"/>
                <w:szCs w:val="21"/>
              </w:rPr>
              <w:t>商品描述</w:t>
            </w:r>
          </w:p>
        </w:tc>
        <w:tc>
          <w:tcPr>
            <w:tcW w:w="2521" w:type="dxa"/>
            <w:vAlign w:val="center"/>
          </w:tcPr>
          <w:p w14:paraId="1F60058C" w14:textId="77777777" w:rsidR="005E3B46" w:rsidRDefault="00000000">
            <w:pPr>
              <w:spacing w:line="360" w:lineRule="auto"/>
              <w:jc w:val="left"/>
            </w:pPr>
            <w:r>
              <w:rPr>
                <w:rFonts w:ascii="宋体" w:eastAsia="宋体" w:hAnsi="宋体"/>
                <w:szCs w:val="21"/>
              </w:rPr>
              <w:t>description</w:t>
            </w:r>
          </w:p>
        </w:tc>
        <w:tc>
          <w:tcPr>
            <w:tcW w:w="2091" w:type="dxa"/>
            <w:vAlign w:val="center"/>
          </w:tcPr>
          <w:p w14:paraId="41C18D59" w14:textId="77777777" w:rsidR="005E3B46" w:rsidRDefault="00000000">
            <w:pPr>
              <w:spacing w:line="360" w:lineRule="auto"/>
              <w:jc w:val="left"/>
            </w:pPr>
            <w:r>
              <w:rPr>
                <w:rFonts w:ascii="宋体" w:eastAsia="宋体" w:hAnsi="宋体" w:hint="eastAsia"/>
                <w:szCs w:val="21"/>
              </w:rPr>
              <w:t>text</w:t>
            </w:r>
          </w:p>
        </w:tc>
      </w:tr>
      <w:tr w:rsidR="005E3B46" w14:paraId="1C28DF21" w14:textId="77777777">
        <w:trPr>
          <w:jc w:val="center"/>
        </w:trPr>
        <w:tc>
          <w:tcPr>
            <w:tcW w:w="1832" w:type="dxa"/>
            <w:vAlign w:val="center"/>
          </w:tcPr>
          <w:p w14:paraId="0E5D5EF4" w14:textId="77777777" w:rsidR="005E3B46" w:rsidRDefault="00000000">
            <w:pPr>
              <w:spacing w:line="360" w:lineRule="auto"/>
              <w:jc w:val="left"/>
              <w:rPr>
                <w:rFonts w:ascii="宋体" w:eastAsia="宋体" w:hAnsi="宋体" w:hint="eastAsia"/>
                <w:szCs w:val="21"/>
              </w:rPr>
            </w:pPr>
            <w:r>
              <w:rPr>
                <w:rFonts w:ascii="宋体" w:eastAsia="宋体" w:hAnsi="宋体"/>
                <w:szCs w:val="21"/>
              </w:rPr>
              <w:lastRenderedPageBreak/>
              <w:t>创建时间</w:t>
            </w:r>
          </w:p>
        </w:tc>
        <w:tc>
          <w:tcPr>
            <w:tcW w:w="2521" w:type="dxa"/>
            <w:vAlign w:val="center"/>
          </w:tcPr>
          <w:p w14:paraId="2F107E33" w14:textId="77777777" w:rsidR="005E3B46" w:rsidRDefault="00000000">
            <w:pPr>
              <w:spacing w:line="360" w:lineRule="auto"/>
              <w:jc w:val="left"/>
              <w:rPr>
                <w:rFonts w:ascii="宋体" w:eastAsia="宋体" w:hAnsi="宋体" w:hint="eastAsia"/>
                <w:szCs w:val="21"/>
              </w:rPr>
            </w:pPr>
            <w:r>
              <w:rPr>
                <w:rFonts w:ascii="宋体" w:eastAsia="宋体" w:hAnsi="宋体"/>
                <w:szCs w:val="21"/>
              </w:rPr>
              <w:t>createTime</w:t>
            </w:r>
          </w:p>
        </w:tc>
        <w:tc>
          <w:tcPr>
            <w:tcW w:w="2091" w:type="dxa"/>
            <w:vAlign w:val="center"/>
          </w:tcPr>
          <w:p w14:paraId="26C62FEA" w14:textId="77777777" w:rsidR="005E3B46" w:rsidRDefault="00000000">
            <w:pPr>
              <w:spacing w:line="360" w:lineRule="auto"/>
              <w:jc w:val="left"/>
              <w:rPr>
                <w:rFonts w:ascii="宋体" w:eastAsia="宋体" w:hAnsi="宋体" w:hint="eastAsia"/>
                <w:szCs w:val="21"/>
              </w:rPr>
            </w:pPr>
            <w:r>
              <w:rPr>
                <w:rFonts w:ascii="宋体" w:eastAsia="宋体" w:hAnsi="宋体"/>
                <w:szCs w:val="21"/>
              </w:rPr>
              <w:t>Date</w:t>
            </w:r>
            <w:r>
              <w:rPr>
                <w:rFonts w:ascii="宋体" w:eastAsia="宋体" w:hAnsi="宋体" w:hint="eastAsia"/>
                <w:szCs w:val="21"/>
              </w:rPr>
              <w:t>time</w:t>
            </w:r>
          </w:p>
        </w:tc>
      </w:tr>
      <w:tr w:rsidR="005E3B46" w14:paraId="7DF4EE91" w14:textId="77777777">
        <w:trPr>
          <w:jc w:val="center"/>
        </w:trPr>
        <w:tc>
          <w:tcPr>
            <w:tcW w:w="1832" w:type="dxa"/>
            <w:vAlign w:val="center"/>
          </w:tcPr>
          <w:p w14:paraId="6704B487" w14:textId="77777777" w:rsidR="005E3B46" w:rsidRDefault="00000000">
            <w:pPr>
              <w:spacing w:line="360" w:lineRule="auto"/>
              <w:jc w:val="left"/>
              <w:rPr>
                <w:rFonts w:ascii="宋体" w:eastAsia="宋体" w:hAnsi="宋体" w:hint="eastAsia"/>
                <w:szCs w:val="21"/>
              </w:rPr>
            </w:pPr>
            <w:r>
              <w:rPr>
                <w:rFonts w:ascii="宋体" w:eastAsia="宋体" w:hAnsi="宋体"/>
                <w:szCs w:val="21"/>
              </w:rPr>
              <w:t>更新时间</w:t>
            </w:r>
          </w:p>
        </w:tc>
        <w:tc>
          <w:tcPr>
            <w:tcW w:w="2521" w:type="dxa"/>
            <w:vAlign w:val="center"/>
          </w:tcPr>
          <w:p w14:paraId="3A8E7A15" w14:textId="77777777" w:rsidR="005E3B46" w:rsidRDefault="00000000">
            <w:pPr>
              <w:spacing w:line="360" w:lineRule="auto"/>
              <w:jc w:val="left"/>
              <w:rPr>
                <w:rFonts w:ascii="宋体" w:eastAsia="宋体" w:hAnsi="宋体" w:hint="eastAsia"/>
                <w:szCs w:val="21"/>
              </w:rPr>
            </w:pPr>
            <w:r>
              <w:rPr>
                <w:rFonts w:ascii="宋体" w:eastAsia="宋体" w:hAnsi="宋体"/>
                <w:szCs w:val="21"/>
              </w:rPr>
              <w:t>updateTime</w:t>
            </w:r>
          </w:p>
        </w:tc>
        <w:tc>
          <w:tcPr>
            <w:tcW w:w="2091" w:type="dxa"/>
            <w:vAlign w:val="center"/>
          </w:tcPr>
          <w:p w14:paraId="06EE45B5" w14:textId="77777777" w:rsidR="005E3B46" w:rsidRDefault="00000000">
            <w:pPr>
              <w:spacing w:line="360" w:lineRule="auto"/>
              <w:jc w:val="left"/>
              <w:rPr>
                <w:rFonts w:ascii="宋体" w:eastAsia="宋体" w:hAnsi="宋体" w:hint="eastAsia"/>
                <w:szCs w:val="21"/>
              </w:rPr>
            </w:pPr>
            <w:r>
              <w:rPr>
                <w:rFonts w:ascii="宋体" w:eastAsia="宋体" w:hAnsi="宋体"/>
                <w:szCs w:val="21"/>
              </w:rPr>
              <w:t>Date</w:t>
            </w:r>
            <w:r>
              <w:rPr>
                <w:rFonts w:ascii="宋体" w:eastAsia="宋体" w:hAnsi="宋体" w:hint="eastAsia"/>
                <w:szCs w:val="21"/>
              </w:rPr>
              <w:t>time</w:t>
            </w:r>
          </w:p>
        </w:tc>
      </w:tr>
    </w:tbl>
    <w:p w14:paraId="38712B42" w14:textId="77777777" w:rsidR="005E3B46" w:rsidRDefault="005E3B46">
      <w:pPr>
        <w:spacing w:line="360" w:lineRule="auto"/>
        <w:jc w:val="center"/>
        <w:rPr>
          <w:rFonts w:ascii="宋体" w:eastAsia="宋体" w:hAnsi="宋体" w:hint="eastAsia"/>
          <w:szCs w:val="21"/>
        </w:rPr>
      </w:pPr>
    </w:p>
    <w:p w14:paraId="6895631B" w14:textId="77777777" w:rsidR="005E3B46" w:rsidRDefault="005E3B46">
      <w:pPr>
        <w:spacing w:line="360" w:lineRule="auto"/>
        <w:jc w:val="center"/>
        <w:rPr>
          <w:rFonts w:ascii="宋体" w:eastAsia="宋体" w:hAnsi="宋体" w:hint="eastAsia"/>
          <w:szCs w:val="21"/>
        </w:rPr>
      </w:pPr>
    </w:p>
    <w:p w14:paraId="460804BC" w14:textId="77777777" w:rsidR="005E3B46" w:rsidRDefault="00000000">
      <w:pPr>
        <w:spacing w:line="360" w:lineRule="auto"/>
        <w:jc w:val="left"/>
        <w:rPr>
          <w:rFonts w:ascii="宋体" w:eastAsia="宋体" w:hAnsi="宋体" w:hint="eastAsia"/>
          <w:b/>
          <w:bCs/>
          <w:szCs w:val="21"/>
        </w:rPr>
      </w:pPr>
      <w:r>
        <w:rPr>
          <w:rFonts w:ascii="宋体" w:eastAsia="宋体" w:hAnsi="宋体" w:hint="eastAsia"/>
          <w:b/>
          <w:bCs/>
          <w:szCs w:val="21"/>
        </w:rPr>
        <w:t>类名：</w:t>
      </w:r>
      <w:r>
        <w:rPr>
          <w:rFonts w:ascii="宋体" w:eastAsia="宋体" w:hAnsi="宋体" w:hint="eastAsia"/>
          <w:szCs w:val="21"/>
        </w:rPr>
        <w:t>Order</w:t>
      </w:r>
      <w:r>
        <w:rPr>
          <w:rFonts w:ascii="宋体" w:eastAsia="宋体" w:hAnsi="宋体" w:hint="eastAsia"/>
          <w:b/>
          <w:bCs/>
          <w:szCs w:val="21"/>
        </w:rPr>
        <w:t>（订单</w:t>
      </w:r>
      <w:r>
        <w:rPr>
          <w:rFonts w:ascii="宋体" w:eastAsia="宋体" w:hAnsi="宋体"/>
          <w:b/>
          <w:bCs/>
          <w:szCs w:val="21"/>
        </w:rPr>
        <w:t>类</w:t>
      </w:r>
      <w:r>
        <w:rPr>
          <w:rFonts w:ascii="宋体" w:eastAsia="宋体" w:hAnsi="宋体" w:hint="eastAsia"/>
          <w:b/>
          <w:bCs/>
          <w:szCs w:val="21"/>
        </w:rPr>
        <w:t>）</w:t>
      </w:r>
    </w:p>
    <w:p w14:paraId="3CAA78CA" w14:textId="77777777" w:rsidR="005E3B46" w:rsidRDefault="00000000">
      <w:pPr>
        <w:spacing w:line="360" w:lineRule="auto"/>
        <w:jc w:val="left"/>
        <w:rPr>
          <w:rFonts w:ascii="宋体" w:eastAsia="宋体" w:hAnsi="宋体" w:hint="eastAsia"/>
          <w:b/>
          <w:bCs/>
          <w:szCs w:val="21"/>
        </w:rPr>
      </w:pPr>
      <w:r>
        <w:rPr>
          <w:rFonts w:ascii="宋体" w:eastAsia="宋体" w:hAnsi="宋体" w:hint="eastAsia"/>
          <w:b/>
          <w:bCs/>
          <w:szCs w:val="21"/>
        </w:rPr>
        <w:t>属性表如表3</w:t>
      </w:r>
      <w:r>
        <w:rPr>
          <w:rFonts w:ascii="宋体" w:eastAsia="宋体" w:hAnsi="宋体"/>
          <w:b/>
          <w:bCs/>
          <w:szCs w:val="21"/>
        </w:rPr>
        <w:t>.1.</w:t>
      </w:r>
      <w:r>
        <w:rPr>
          <w:rFonts w:ascii="宋体" w:eastAsia="宋体" w:hAnsi="宋体" w:hint="eastAsia"/>
          <w:b/>
          <w:bCs/>
          <w:szCs w:val="21"/>
        </w:rPr>
        <w:t>6所示：</w:t>
      </w:r>
    </w:p>
    <w:p w14:paraId="72E8A4B6" w14:textId="77777777" w:rsidR="005E3B46" w:rsidRDefault="005E3B46">
      <w:pPr>
        <w:spacing w:line="360" w:lineRule="auto"/>
        <w:jc w:val="left"/>
        <w:rPr>
          <w:rFonts w:ascii="宋体" w:eastAsia="宋体" w:hAnsi="宋体" w:hint="eastAsia"/>
          <w:b/>
          <w:bCs/>
          <w:szCs w:val="21"/>
        </w:rPr>
      </w:pPr>
    </w:p>
    <w:p w14:paraId="6203D752"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表3</w:t>
      </w:r>
      <w:r>
        <w:rPr>
          <w:rFonts w:ascii="宋体" w:eastAsia="宋体" w:hAnsi="宋体"/>
          <w:szCs w:val="21"/>
        </w:rPr>
        <w:t>.1.</w:t>
      </w:r>
      <w:r>
        <w:rPr>
          <w:rFonts w:ascii="宋体" w:eastAsia="宋体" w:hAnsi="宋体" w:hint="eastAsia"/>
          <w:szCs w:val="21"/>
        </w:rPr>
        <w:t>6</w:t>
      </w:r>
      <w:r>
        <w:rPr>
          <w:rFonts w:ascii="宋体" w:eastAsia="宋体" w:hAnsi="宋体"/>
          <w:szCs w:val="21"/>
        </w:rPr>
        <w:t xml:space="preserve"> </w:t>
      </w:r>
      <w:commentRangeStart w:id="55"/>
      <w:commentRangeStart w:id="56"/>
      <w:r>
        <w:rPr>
          <w:rFonts w:ascii="宋体" w:eastAsia="宋体" w:hAnsi="宋体" w:hint="eastAsia"/>
          <w:szCs w:val="21"/>
        </w:rPr>
        <w:t>Order类属性表</w:t>
      </w:r>
      <w:commentRangeEnd w:id="55"/>
      <w:r>
        <w:rPr>
          <w:rStyle w:val="ad"/>
          <w:rFonts w:ascii="宋体" w:eastAsia="宋体" w:hAnsi="宋体" w:hint="eastAsia"/>
        </w:rPr>
        <w:commentReference w:id="55"/>
      </w:r>
      <w:commentRangeEnd w:id="56"/>
      <w:r>
        <w:rPr>
          <w:rStyle w:val="ad"/>
          <w:rFonts w:ascii="宋体" w:eastAsia="宋体" w:hAnsi="宋体" w:hint="eastAsia"/>
        </w:rPr>
        <w:commentReference w:id="56"/>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277"/>
        <w:gridCol w:w="2335"/>
      </w:tblGrid>
      <w:tr w:rsidR="005E3B46" w14:paraId="4FBB3316" w14:textId="77777777">
        <w:trPr>
          <w:jc w:val="center"/>
        </w:trPr>
        <w:tc>
          <w:tcPr>
            <w:tcW w:w="1832" w:type="dxa"/>
            <w:tcBorders>
              <w:top w:val="single" w:sz="4" w:space="0" w:color="auto"/>
              <w:left w:val="single" w:sz="4" w:space="0" w:color="auto"/>
              <w:bottom w:val="single" w:sz="4" w:space="0" w:color="auto"/>
              <w:right w:val="single" w:sz="4" w:space="0" w:color="auto"/>
            </w:tcBorders>
            <w:vAlign w:val="center"/>
          </w:tcPr>
          <w:p w14:paraId="486852B5"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中文名</w:t>
            </w:r>
          </w:p>
        </w:tc>
        <w:tc>
          <w:tcPr>
            <w:tcW w:w="2277" w:type="dxa"/>
            <w:tcBorders>
              <w:top w:val="single" w:sz="4" w:space="0" w:color="auto"/>
              <w:left w:val="single" w:sz="4" w:space="0" w:color="auto"/>
              <w:bottom w:val="single" w:sz="4" w:space="0" w:color="auto"/>
              <w:right w:val="single" w:sz="4" w:space="0" w:color="auto"/>
            </w:tcBorders>
            <w:vAlign w:val="center"/>
          </w:tcPr>
          <w:p w14:paraId="6539D580"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英文名</w:t>
            </w:r>
          </w:p>
        </w:tc>
        <w:tc>
          <w:tcPr>
            <w:tcW w:w="2335" w:type="dxa"/>
            <w:tcBorders>
              <w:top w:val="single" w:sz="4" w:space="0" w:color="auto"/>
              <w:left w:val="single" w:sz="4" w:space="0" w:color="auto"/>
              <w:bottom w:val="single" w:sz="4" w:space="0" w:color="auto"/>
              <w:right w:val="single" w:sz="4" w:space="0" w:color="auto"/>
            </w:tcBorders>
            <w:vAlign w:val="center"/>
          </w:tcPr>
          <w:p w14:paraId="76C070FB"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数据类型</w:t>
            </w:r>
          </w:p>
        </w:tc>
      </w:tr>
      <w:tr w:rsidR="005E3B46" w14:paraId="23BA0702"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5BA3AE07"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订单号</w:t>
            </w:r>
          </w:p>
        </w:tc>
        <w:tc>
          <w:tcPr>
            <w:tcW w:w="2277" w:type="dxa"/>
            <w:tcBorders>
              <w:top w:val="single" w:sz="4" w:space="0" w:color="auto"/>
              <w:left w:val="single" w:sz="4" w:space="0" w:color="auto"/>
              <w:bottom w:val="single" w:sz="4" w:space="0" w:color="auto"/>
              <w:right w:val="single" w:sz="4" w:space="0" w:color="auto"/>
            </w:tcBorders>
            <w:vAlign w:val="center"/>
          </w:tcPr>
          <w:p w14:paraId="315836FC"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orderId</w:t>
            </w:r>
          </w:p>
        </w:tc>
        <w:tc>
          <w:tcPr>
            <w:tcW w:w="2335" w:type="dxa"/>
            <w:tcBorders>
              <w:top w:val="single" w:sz="4" w:space="0" w:color="auto"/>
              <w:left w:val="single" w:sz="4" w:space="0" w:color="auto"/>
              <w:bottom w:val="single" w:sz="4" w:space="0" w:color="auto"/>
              <w:right w:val="single" w:sz="4" w:space="0" w:color="auto"/>
            </w:tcBorders>
            <w:vAlign w:val="center"/>
          </w:tcPr>
          <w:p w14:paraId="20421F5D"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varchar</w:t>
            </w:r>
          </w:p>
        </w:tc>
      </w:tr>
      <w:tr w:rsidR="005E3B46" w14:paraId="192DE4BA"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32AB917F"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用户ID</w:t>
            </w:r>
          </w:p>
        </w:tc>
        <w:tc>
          <w:tcPr>
            <w:tcW w:w="2277" w:type="dxa"/>
            <w:tcBorders>
              <w:top w:val="single" w:sz="4" w:space="0" w:color="auto"/>
              <w:left w:val="single" w:sz="4" w:space="0" w:color="auto"/>
              <w:bottom w:val="single" w:sz="4" w:space="0" w:color="auto"/>
              <w:right w:val="single" w:sz="4" w:space="0" w:color="auto"/>
            </w:tcBorders>
            <w:vAlign w:val="center"/>
          </w:tcPr>
          <w:p w14:paraId="7AF990B2"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userId</w:t>
            </w:r>
          </w:p>
        </w:tc>
        <w:tc>
          <w:tcPr>
            <w:tcW w:w="2335" w:type="dxa"/>
            <w:tcBorders>
              <w:top w:val="single" w:sz="4" w:space="0" w:color="auto"/>
              <w:left w:val="single" w:sz="4" w:space="0" w:color="auto"/>
              <w:bottom w:val="single" w:sz="4" w:space="0" w:color="auto"/>
              <w:right w:val="single" w:sz="4" w:space="0" w:color="auto"/>
            </w:tcBorders>
            <w:vAlign w:val="center"/>
          </w:tcPr>
          <w:p w14:paraId="5330FB84"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varchar</w:t>
            </w:r>
          </w:p>
        </w:tc>
      </w:tr>
      <w:tr w:rsidR="005E3B46" w14:paraId="589B051A"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3FD5082B"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商品ID</w:t>
            </w:r>
          </w:p>
        </w:tc>
        <w:tc>
          <w:tcPr>
            <w:tcW w:w="2277" w:type="dxa"/>
            <w:tcBorders>
              <w:top w:val="single" w:sz="4" w:space="0" w:color="auto"/>
              <w:left w:val="single" w:sz="4" w:space="0" w:color="auto"/>
              <w:bottom w:val="single" w:sz="4" w:space="0" w:color="auto"/>
              <w:right w:val="single" w:sz="4" w:space="0" w:color="auto"/>
            </w:tcBorders>
            <w:vAlign w:val="center"/>
          </w:tcPr>
          <w:p w14:paraId="293B578F" w14:textId="77777777" w:rsidR="005E3B46" w:rsidRDefault="00000000">
            <w:pPr>
              <w:spacing w:line="360" w:lineRule="auto"/>
              <w:jc w:val="left"/>
              <w:rPr>
                <w:rFonts w:ascii="宋体" w:eastAsia="宋体" w:hAnsi="宋体" w:hint="eastAsia"/>
                <w:szCs w:val="21"/>
              </w:rPr>
            </w:pPr>
            <w:r>
              <w:rPr>
                <w:rFonts w:ascii="宋体" w:eastAsia="宋体" w:hAnsi="宋体"/>
                <w:szCs w:val="21"/>
              </w:rPr>
              <w:t>productId</w:t>
            </w:r>
          </w:p>
        </w:tc>
        <w:tc>
          <w:tcPr>
            <w:tcW w:w="2335" w:type="dxa"/>
            <w:tcBorders>
              <w:top w:val="single" w:sz="4" w:space="0" w:color="auto"/>
              <w:left w:val="single" w:sz="4" w:space="0" w:color="auto"/>
              <w:bottom w:val="single" w:sz="4" w:space="0" w:color="auto"/>
              <w:right w:val="single" w:sz="4" w:space="0" w:color="auto"/>
            </w:tcBorders>
            <w:vAlign w:val="center"/>
          </w:tcPr>
          <w:p w14:paraId="6CB6BD9A"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varchar</w:t>
            </w:r>
          </w:p>
        </w:tc>
      </w:tr>
      <w:tr w:rsidR="005E3B46" w14:paraId="61260A14"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410E30A1"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商品数量</w:t>
            </w:r>
          </w:p>
        </w:tc>
        <w:tc>
          <w:tcPr>
            <w:tcW w:w="2277" w:type="dxa"/>
            <w:tcBorders>
              <w:top w:val="single" w:sz="4" w:space="0" w:color="auto"/>
              <w:left w:val="single" w:sz="4" w:space="0" w:color="auto"/>
              <w:bottom w:val="single" w:sz="4" w:space="0" w:color="auto"/>
              <w:right w:val="single" w:sz="4" w:space="0" w:color="auto"/>
            </w:tcBorders>
            <w:vAlign w:val="center"/>
          </w:tcPr>
          <w:p w14:paraId="1B0045C2"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productQuantity</w:t>
            </w:r>
          </w:p>
        </w:tc>
        <w:tc>
          <w:tcPr>
            <w:tcW w:w="2335" w:type="dxa"/>
            <w:tcBorders>
              <w:top w:val="single" w:sz="4" w:space="0" w:color="auto"/>
              <w:left w:val="single" w:sz="4" w:space="0" w:color="auto"/>
              <w:bottom w:val="single" w:sz="4" w:space="0" w:color="auto"/>
              <w:right w:val="single" w:sz="4" w:space="0" w:color="auto"/>
            </w:tcBorders>
            <w:vAlign w:val="center"/>
          </w:tcPr>
          <w:p w14:paraId="7EDF44E9"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int</w:t>
            </w:r>
          </w:p>
        </w:tc>
      </w:tr>
      <w:tr w:rsidR="005E3B46" w14:paraId="07BD3996"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10AC6B05"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订单金额</w:t>
            </w:r>
          </w:p>
        </w:tc>
        <w:tc>
          <w:tcPr>
            <w:tcW w:w="2277" w:type="dxa"/>
            <w:tcBorders>
              <w:top w:val="single" w:sz="4" w:space="0" w:color="auto"/>
              <w:left w:val="single" w:sz="4" w:space="0" w:color="auto"/>
              <w:bottom w:val="single" w:sz="4" w:space="0" w:color="auto"/>
              <w:right w:val="single" w:sz="4" w:space="0" w:color="auto"/>
            </w:tcBorders>
            <w:vAlign w:val="center"/>
          </w:tcPr>
          <w:p w14:paraId="4192622D"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totalAmount</w:t>
            </w:r>
          </w:p>
        </w:tc>
        <w:tc>
          <w:tcPr>
            <w:tcW w:w="2335" w:type="dxa"/>
            <w:tcBorders>
              <w:top w:val="single" w:sz="4" w:space="0" w:color="auto"/>
              <w:left w:val="single" w:sz="4" w:space="0" w:color="auto"/>
              <w:bottom w:val="single" w:sz="4" w:space="0" w:color="auto"/>
              <w:right w:val="single" w:sz="4" w:space="0" w:color="auto"/>
            </w:tcBorders>
            <w:vAlign w:val="center"/>
          </w:tcPr>
          <w:p w14:paraId="27CD3D81"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Decimal</w:t>
            </w:r>
          </w:p>
        </w:tc>
      </w:tr>
      <w:tr w:rsidR="005E3B46" w14:paraId="68202DDA"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0156DA0E"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订单状态</w:t>
            </w:r>
          </w:p>
        </w:tc>
        <w:tc>
          <w:tcPr>
            <w:tcW w:w="2277" w:type="dxa"/>
            <w:tcBorders>
              <w:top w:val="single" w:sz="4" w:space="0" w:color="auto"/>
              <w:left w:val="single" w:sz="4" w:space="0" w:color="auto"/>
              <w:bottom w:val="single" w:sz="4" w:space="0" w:color="auto"/>
              <w:right w:val="single" w:sz="4" w:space="0" w:color="auto"/>
            </w:tcBorders>
            <w:vAlign w:val="center"/>
          </w:tcPr>
          <w:p w14:paraId="7BF80527"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orderStatus</w:t>
            </w:r>
          </w:p>
        </w:tc>
        <w:tc>
          <w:tcPr>
            <w:tcW w:w="2335" w:type="dxa"/>
            <w:tcBorders>
              <w:top w:val="single" w:sz="4" w:space="0" w:color="auto"/>
              <w:left w:val="single" w:sz="4" w:space="0" w:color="auto"/>
              <w:bottom w:val="single" w:sz="4" w:space="0" w:color="auto"/>
              <w:right w:val="single" w:sz="4" w:space="0" w:color="auto"/>
            </w:tcBorders>
            <w:vAlign w:val="center"/>
          </w:tcPr>
          <w:p w14:paraId="74EAA09A" w14:textId="77777777" w:rsidR="005E3B46" w:rsidRDefault="00000000">
            <w:pPr>
              <w:spacing w:line="360" w:lineRule="auto"/>
              <w:jc w:val="left"/>
              <w:rPr>
                <w:rFonts w:ascii="宋体" w:eastAsia="宋体" w:hAnsi="宋体" w:hint="eastAsia"/>
                <w:szCs w:val="21"/>
              </w:rPr>
            </w:pPr>
            <w:commentRangeStart w:id="57"/>
            <w:commentRangeStart w:id="58"/>
            <w:r>
              <w:rPr>
                <w:rFonts w:ascii="宋体" w:eastAsia="宋体" w:hAnsi="宋体" w:hint="eastAsia"/>
                <w:szCs w:val="21"/>
              </w:rPr>
              <w:t>Varchar(未支付、已支付、待拿取、已完成、已取消）</w:t>
            </w:r>
            <w:commentRangeEnd w:id="57"/>
            <w:r>
              <w:rPr>
                <w:rStyle w:val="ad"/>
                <w:rFonts w:ascii="宋体" w:eastAsia="宋体" w:hAnsi="宋体" w:hint="eastAsia"/>
              </w:rPr>
              <w:commentReference w:id="57"/>
            </w:r>
            <w:commentRangeEnd w:id="58"/>
            <w:r>
              <w:rPr>
                <w:rStyle w:val="ad"/>
                <w:rFonts w:ascii="宋体" w:eastAsia="宋体" w:hAnsi="宋体" w:hint="eastAsia"/>
              </w:rPr>
              <w:commentReference w:id="58"/>
            </w:r>
          </w:p>
        </w:tc>
      </w:tr>
      <w:tr w:rsidR="005E3B46" w14:paraId="15DFD0EE"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358BF26A"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支付方式</w:t>
            </w:r>
          </w:p>
        </w:tc>
        <w:tc>
          <w:tcPr>
            <w:tcW w:w="2277" w:type="dxa"/>
            <w:tcBorders>
              <w:top w:val="single" w:sz="4" w:space="0" w:color="auto"/>
              <w:left w:val="single" w:sz="4" w:space="0" w:color="auto"/>
              <w:bottom w:val="single" w:sz="4" w:space="0" w:color="auto"/>
              <w:right w:val="single" w:sz="4" w:space="0" w:color="auto"/>
            </w:tcBorders>
            <w:vAlign w:val="center"/>
          </w:tcPr>
          <w:p w14:paraId="54DFADC4"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paymentMethod</w:t>
            </w:r>
          </w:p>
        </w:tc>
        <w:tc>
          <w:tcPr>
            <w:tcW w:w="2335" w:type="dxa"/>
            <w:tcBorders>
              <w:top w:val="single" w:sz="4" w:space="0" w:color="auto"/>
              <w:left w:val="single" w:sz="4" w:space="0" w:color="auto"/>
              <w:bottom w:val="single" w:sz="4" w:space="0" w:color="auto"/>
              <w:right w:val="single" w:sz="4" w:space="0" w:color="auto"/>
            </w:tcBorders>
            <w:vAlign w:val="center"/>
          </w:tcPr>
          <w:p w14:paraId="241A0934"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Varchar(微信支付、支付宝支付)</w:t>
            </w:r>
          </w:p>
        </w:tc>
      </w:tr>
      <w:tr w:rsidR="005E3B46" w14:paraId="1E15E63B"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465F076A"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下单时间</w:t>
            </w:r>
          </w:p>
        </w:tc>
        <w:tc>
          <w:tcPr>
            <w:tcW w:w="2277" w:type="dxa"/>
            <w:tcBorders>
              <w:top w:val="single" w:sz="4" w:space="0" w:color="auto"/>
              <w:left w:val="single" w:sz="4" w:space="0" w:color="auto"/>
              <w:bottom w:val="single" w:sz="4" w:space="0" w:color="auto"/>
              <w:right w:val="single" w:sz="4" w:space="0" w:color="auto"/>
            </w:tcBorders>
            <w:vAlign w:val="center"/>
          </w:tcPr>
          <w:p w14:paraId="46AC35E3"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orderTime</w:t>
            </w:r>
          </w:p>
        </w:tc>
        <w:tc>
          <w:tcPr>
            <w:tcW w:w="2335" w:type="dxa"/>
            <w:tcBorders>
              <w:top w:val="single" w:sz="4" w:space="0" w:color="auto"/>
              <w:left w:val="single" w:sz="4" w:space="0" w:color="auto"/>
              <w:bottom w:val="single" w:sz="4" w:space="0" w:color="auto"/>
              <w:right w:val="single" w:sz="4" w:space="0" w:color="auto"/>
            </w:tcBorders>
            <w:vAlign w:val="center"/>
          </w:tcPr>
          <w:p w14:paraId="579C3123"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Datetime</w:t>
            </w:r>
          </w:p>
        </w:tc>
      </w:tr>
      <w:tr w:rsidR="005E3B46" w14:paraId="03F86BF4"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492E2918"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支付时间</w:t>
            </w:r>
          </w:p>
        </w:tc>
        <w:tc>
          <w:tcPr>
            <w:tcW w:w="2277" w:type="dxa"/>
            <w:tcBorders>
              <w:top w:val="single" w:sz="4" w:space="0" w:color="auto"/>
              <w:left w:val="single" w:sz="4" w:space="0" w:color="auto"/>
              <w:bottom w:val="single" w:sz="4" w:space="0" w:color="auto"/>
              <w:right w:val="single" w:sz="4" w:space="0" w:color="auto"/>
            </w:tcBorders>
            <w:vAlign w:val="center"/>
          </w:tcPr>
          <w:p w14:paraId="0AEB5863"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paymentTime</w:t>
            </w:r>
          </w:p>
        </w:tc>
        <w:tc>
          <w:tcPr>
            <w:tcW w:w="2335" w:type="dxa"/>
            <w:tcBorders>
              <w:top w:val="single" w:sz="4" w:space="0" w:color="auto"/>
              <w:left w:val="single" w:sz="4" w:space="0" w:color="auto"/>
              <w:bottom w:val="single" w:sz="4" w:space="0" w:color="auto"/>
              <w:right w:val="single" w:sz="4" w:space="0" w:color="auto"/>
            </w:tcBorders>
            <w:vAlign w:val="center"/>
          </w:tcPr>
          <w:p w14:paraId="01AA7934"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Datetime</w:t>
            </w:r>
          </w:p>
        </w:tc>
      </w:tr>
      <w:tr w:rsidR="005E3B46" w14:paraId="5FCC0206"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6C521BA0"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完成时间</w:t>
            </w:r>
          </w:p>
        </w:tc>
        <w:tc>
          <w:tcPr>
            <w:tcW w:w="2277" w:type="dxa"/>
            <w:tcBorders>
              <w:top w:val="single" w:sz="4" w:space="0" w:color="auto"/>
              <w:left w:val="single" w:sz="4" w:space="0" w:color="auto"/>
              <w:bottom w:val="single" w:sz="4" w:space="0" w:color="auto"/>
              <w:right w:val="single" w:sz="4" w:space="0" w:color="auto"/>
            </w:tcBorders>
            <w:vAlign w:val="center"/>
          </w:tcPr>
          <w:p w14:paraId="24FAAB80"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completionTime</w:t>
            </w:r>
          </w:p>
        </w:tc>
        <w:tc>
          <w:tcPr>
            <w:tcW w:w="2335" w:type="dxa"/>
            <w:tcBorders>
              <w:top w:val="single" w:sz="4" w:space="0" w:color="auto"/>
              <w:left w:val="single" w:sz="4" w:space="0" w:color="auto"/>
              <w:bottom w:val="single" w:sz="4" w:space="0" w:color="auto"/>
              <w:right w:val="single" w:sz="4" w:space="0" w:color="auto"/>
            </w:tcBorders>
            <w:vAlign w:val="center"/>
          </w:tcPr>
          <w:p w14:paraId="3F9204B9"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Datetime</w:t>
            </w:r>
          </w:p>
        </w:tc>
      </w:tr>
      <w:tr w:rsidR="005E3B46" w14:paraId="382385C6"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307691B3"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用户姓名</w:t>
            </w:r>
          </w:p>
        </w:tc>
        <w:tc>
          <w:tcPr>
            <w:tcW w:w="2277" w:type="dxa"/>
            <w:tcBorders>
              <w:top w:val="single" w:sz="4" w:space="0" w:color="auto"/>
              <w:left w:val="single" w:sz="4" w:space="0" w:color="auto"/>
              <w:bottom w:val="single" w:sz="4" w:space="0" w:color="auto"/>
              <w:right w:val="single" w:sz="4" w:space="0" w:color="auto"/>
            </w:tcBorders>
            <w:vAlign w:val="center"/>
          </w:tcPr>
          <w:p w14:paraId="4FC03A9F"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receiverName</w:t>
            </w:r>
          </w:p>
        </w:tc>
        <w:tc>
          <w:tcPr>
            <w:tcW w:w="2335" w:type="dxa"/>
            <w:tcBorders>
              <w:top w:val="single" w:sz="4" w:space="0" w:color="auto"/>
              <w:left w:val="single" w:sz="4" w:space="0" w:color="auto"/>
              <w:bottom w:val="single" w:sz="4" w:space="0" w:color="auto"/>
              <w:right w:val="single" w:sz="4" w:space="0" w:color="auto"/>
            </w:tcBorders>
            <w:vAlign w:val="center"/>
          </w:tcPr>
          <w:p w14:paraId="1C95C140"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Varchar</w:t>
            </w:r>
          </w:p>
        </w:tc>
      </w:tr>
      <w:tr w:rsidR="005E3B46" w14:paraId="5A292E84"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45CFC862" w14:textId="77777777" w:rsidR="005E3B46" w:rsidRDefault="00000000">
            <w:pPr>
              <w:spacing w:line="360" w:lineRule="auto"/>
              <w:jc w:val="left"/>
              <w:rPr>
                <w:rFonts w:ascii="宋体" w:eastAsia="宋体" w:hAnsi="宋体" w:hint="eastAsia"/>
                <w:szCs w:val="21"/>
              </w:rPr>
            </w:pPr>
            <w:r>
              <w:rPr>
                <w:rFonts w:ascii="宋体" w:eastAsia="宋体" w:hAnsi="宋体" w:hint="eastAsia"/>
                <w:color w:val="000000" w:themeColor="text1"/>
                <w:szCs w:val="21"/>
              </w:rPr>
              <w:t>用户</w:t>
            </w:r>
            <w:r>
              <w:rPr>
                <w:rFonts w:ascii="宋体" w:eastAsia="宋体" w:hAnsi="宋体" w:hint="eastAsia"/>
                <w:szCs w:val="21"/>
              </w:rPr>
              <w:t>电话</w:t>
            </w:r>
          </w:p>
        </w:tc>
        <w:tc>
          <w:tcPr>
            <w:tcW w:w="2277" w:type="dxa"/>
            <w:tcBorders>
              <w:top w:val="single" w:sz="4" w:space="0" w:color="auto"/>
              <w:left w:val="single" w:sz="4" w:space="0" w:color="auto"/>
              <w:bottom w:val="single" w:sz="4" w:space="0" w:color="auto"/>
              <w:right w:val="single" w:sz="4" w:space="0" w:color="auto"/>
            </w:tcBorders>
            <w:vAlign w:val="center"/>
          </w:tcPr>
          <w:p w14:paraId="4F472E11"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receiverPhone</w:t>
            </w:r>
          </w:p>
        </w:tc>
        <w:tc>
          <w:tcPr>
            <w:tcW w:w="2335" w:type="dxa"/>
            <w:tcBorders>
              <w:top w:val="single" w:sz="4" w:space="0" w:color="auto"/>
              <w:left w:val="single" w:sz="4" w:space="0" w:color="auto"/>
              <w:bottom w:val="single" w:sz="4" w:space="0" w:color="auto"/>
              <w:right w:val="single" w:sz="4" w:space="0" w:color="auto"/>
            </w:tcBorders>
            <w:vAlign w:val="center"/>
          </w:tcPr>
          <w:p w14:paraId="78BF338A"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Varchar</w:t>
            </w:r>
          </w:p>
        </w:tc>
      </w:tr>
      <w:tr w:rsidR="005E3B46" w14:paraId="43A2B5CC" w14:textId="77777777">
        <w:trPr>
          <w:trHeight w:val="487"/>
          <w:jc w:val="center"/>
        </w:trPr>
        <w:tc>
          <w:tcPr>
            <w:tcW w:w="1832" w:type="dxa"/>
            <w:tcBorders>
              <w:top w:val="single" w:sz="4" w:space="0" w:color="auto"/>
              <w:left w:val="single" w:sz="4" w:space="0" w:color="auto"/>
              <w:bottom w:val="single" w:sz="4" w:space="0" w:color="auto"/>
              <w:right w:val="single" w:sz="4" w:space="0" w:color="auto"/>
            </w:tcBorders>
            <w:vAlign w:val="center"/>
          </w:tcPr>
          <w:p w14:paraId="4F5488EB"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订单备注</w:t>
            </w:r>
          </w:p>
        </w:tc>
        <w:tc>
          <w:tcPr>
            <w:tcW w:w="2277" w:type="dxa"/>
            <w:tcBorders>
              <w:top w:val="single" w:sz="4" w:space="0" w:color="auto"/>
              <w:left w:val="single" w:sz="4" w:space="0" w:color="auto"/>
              <w:bottom w:val="single" w:sz="4" w:space="0" w:color="auto"/>
              <w:right w:val="single" w:sz="4" w:space="0" w:color="auto"/>
            </w:tcBorders>
            <w:vAlign w:val="center"/>
          </w:tcPr>
          <w:p w14:paraId="79156FFE"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orderNote</w:t>
            </w:r>
          </w:p>
        </w:tc>
        <w:tc>
          <w:tcPr>
            <w:tcW w:w="2335" w:type="dxa"/>
            <w:tcBorders>
              <w:top w:val="single" w:sz="4" w:space="0" w:color="auto"/>
              <w:left w:val="single" w:sz="4" w:space="0" w:color="auto"/>
              <w:bottom w:val="single" w:sz="4" w:space="0" w:color="auto"/>
              <w:right w:val="single" w:sz="4" w:space="0" w:color="auto"/>
            </w:tcBorders>
            <w:vAlign w:val="center"/>
          </w:tcPr>
          <w:p w14:paraId="46764E32"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text</w:t>
            </w:r>
          </w:p>
        </w:tc>
      </w:tr>
    </w:tbl>
    <w:p w14:paraId="4307310C" w14:textId="77777777" w:rsidR="005E3B46" w:rsidRDefault="005E3B46">
      <w:pPr>
        <w:spacing w:line="360" w:lineRule="auto"/>
        <w:jc w:val="center"/>
        <w:rPr>
          <w:rFonts w:ascii="宋体" w:eastAsia="宋体" w:hAnsi="宋体" w:hint="eastAsia"/>
          <w:szCs w:val="21"/>
        </w:rPr>
      </w:pPr>
    </w:p>
    <w:p w14:paraId="2F5FED4A" w14:textId="77777777" w:rsidR="005E3B46" w:rsidRDefault="00000000">
      <w:pPr>
        <w:spacing w:line="360" w:lineRule="auto"/>
        <w:jc w:val="left"/>
        <w:rPr>
          <w:rFonts w:ascii="宋体" w:eastAsia="宋体" w:hAnsi="宋体" w:hint="eastAsia"/>
          <w:b/>
          <w:bCs/>
          <w:szCs w:val="21"/>
        </w:rPr>
      </w:pPr>
      <w:r>
        <w:rPr>
          <w:rFonts w:ascii="宋体" w:eastAsia="宋体" w:hAnsi="宋体" w:hint="eastAsia"/>
          <w:b/>
          <w:bCs/>
          <w:szCs w:val="21"/>
        </w:rPr>
        <w:t>类名：</w:t>
      </w:r>
      <w:r>
        <w:rPr>
          <w:rFonts w:ascii="宋体" w:eastAsia="宋体" w:hAnsi="宋体"/>
          <w:b/>
          <w:bCs/>
          <w:szCs w:val="21"/>
        </w:rPr>
        <w:t>Comment</w:t>
      </w:r>
      <w:r>
        <w:rPr>
          <w:rFonts w:ascii="宋体" w:eastAsia="宋体" w:hAnsi="宋体" w:hint="eastAsia"/>
          <w:b/>
          <w:bCs/>
          <w:szCs w:val="21"/>
        </w:rPr>
        <w:t>(</w:t>
      </w:r>
      <w:r>
        <w:rPr>
          <w:rFonts w:ascii="宋体" w:eastAsia="宋体" w:hAnsi="宋体"/>
          <w:b/>
          <w:bCs/>
          <w:szCs w:val="21"/>
        </w:rPr>
        <w:t>评论类</w:t>
      </w:r>
      <w:r>
        <w:rPr>
          <w:rFonts w:ascii="宋体" w:eastAsia="宋体" w:hAnsi="宋体" w:hint="eastAsia"/>
          <w:b/>
          <w:bCs/>
          <w:szCs w:val="21"/>
        </w:rPr>
        <w:t>)</w:t>
      </w:r>
    </w:p>
    <w:p w14:paraId="0E1EFEB6" w14:textId="77777777" w:rsidR="005E3B46" w:rsidRDefault="00000000">
      <w:pPr>
        <w:spacing w:line="360" w:lineRule="auto"/>
        <w:jc w:val="left"/>
        <w:rPr>
          <w:rFonts w:ascii="宋体" w:eastAsia="宋体" w:hAnsi="宋体" w:hint="eastAsia"/>
          <w:b/>
          <w:bCs/>
          <w:szCs w:val="21"/>
        </w:rPr>
      </w:pPr>
      <w:r>
        <w:rPr>
          <w:rFonts w:ascii="宋体" w:eastAsia="宋体" w:hAnsi="宋体" w:hint="eastAsia"/>
          <w:b/>
          <w:bCs/>
          <w:szCs w:val="21"/>
        </w:rPr>
        <w:t>属性表如表3</w:t>
      </w:r>
      <w:r>
        <w:rPr>
          <w:rFonts w:ascii="宋体" w:eastAsia="宋体" w:hAnsi="宋体"/>
          <w:b/>
          <w:bCs/>
          <w:szCs w:val="21"/>
        </w:rPr>
        <w:t>.1.7</w:t>
      </w:r>
      <w:r>
        <w:rPr>
          <w:rFonts w:ascii="宋体" w:eastAsia="宋体" w:hAnsi="宋体" w:hint="eastAsia"/>
          <w:b/>
          <w:bCs/>
          <w:szCs w:val="21"/>
        </w:rPr>
        <w:t>所示：</w:t>
      </w:r>
    </w:p>
    <w:p w14:paraId="561E42E4"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表3</w:t>
      </w:r>
      <w:r>
        <w:rPr>
          <w:rFonts w:ascii="宋体" w:eastAsia="宋体" w:hAnsi="宋体"/>
          <w:szCs w:val="21"/>
        </w:rPr>
        <w:t>.1.7 Comment</w:t>
      </w:r>
      <w:r>
        <w:rPr>
          <w:rFonts w:ascii="宋体" w:eastAsia="宋体" w:hAnsi="宋体" w:hint="eastAsia"/>
          <w:szCs w:val="21"/>
        </w:rPr>
        <w:t>类属性表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277"/>
        <w:gridCol w:w="2335"/>
      </w:tblGrid>
      <w:tr w:rsidR="005E3B46" w14:paraId="3D416607"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61F8F633"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lastRenderedPageBreak/>
              <w:t>中文名</w:t>
            </w:r>
          </w:p>
        </w:tc>
        <w:tc>
          <w:tcPr>
            <w:tcW w:w="2277" w:type="dxa"/>
            <w:tcBorders>
              <w:top w:val="single" w:sz="4" w:space="0" w:color="auto"/>
              <w:left w:val="single" w:sz="4" w:space="0" w:color="auto"/>
              <w:bottom w:val="single" w:sz="4" w:space="0" w:color="auto"/>
              <w:right w:val="single" w:sz="4" w:space="0" w:color="auto"/>
            </w:tcBorders>
          </w:tcPr>
          <w:p w14:paraId="2709E669"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英文名</w:t>
            </w:r>
          </w:p>
        </w:tc>
        <w:tc>
          <w:tcPr>
            <w:tcW w:w="2335" w:type="dxa"/>
            <w:tcBorders>
              <w:top w:val="single" w:sz="4" w:space="0" w:color="auto"/>
              <w:left w:val="single" w:sz="4" w:space="0" w:color="auto"/>
              <w:bottom w:val="single" w:sz="4" w:space="0" w:color="auto"/>
              <w:right w:val="single" w:sz="4" w:space="0" w:color="auto"/>
            </w:tcBorders>
          </w:tcPr>
          <w:p w14:paraId="41D9027E"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数据类型</w:t>
            </w:r>
          </w:p>
        </w:tc>
      </w:tr>
      <w:tr w:rsidR="005E3B46" w14:paraId="5088821F" w14:textId="77777777">
        <w:trPr>
          <w:trHeight w:val="464"/>
          <w:jc w:val="center"/>
        </w:trPr>
        <w:tc>
          <w:tcPr>
            <w:tcW w:w="1832" w:type="dxa"/>
            <w:tcBorders>
              <w:top w:val="single" w:sz="4" w:space="0" w:color="auto"/>
              <w:left w:val="single" w:sz="4" w:space="0" w:color="auto"/>
              <w:bottom w:val="single" w:sz="4" w:space="0" w:color="auto"/>
              <w:right w:val="single" w:sz="4" w:space="0" w:color="auto"/>
            </w:tcBorders>
          </w:tcPr>
          <w:p w14:paraId="10F3F49C"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评论ID</w:t>
            </w:r>
          </w:p>
        </w:tc>
        <w:tc>
          <w:tcPr>
            <w:tcW w:w="2277" w:type="dxa"/>
            <w:tcBorders>
              <w:top w:val="single" w:sz="4" w:space="0" w:color="auto"/>
              <w:left w:val="single" w:sz="4" w:space="0" w:color="auto"/>
              <w:bottom w:val="single" w:sz="4" w:space="0" w:color="auto"/>
              <w:right w:val="single" w:sz="4" w:space="0" w:color="auto"/>
            </w:tcBorders>
          </w:tcPr>
          <w:p w14:paraId="79FBC4E2"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CommentID</w:t>
            </w:r>
          </w:p>
        </w:tc>
        <w:tc>
          <w:tcPr>
            <w:tcW w:w="2335" w:type="dxa"/>
            <w:tcBorders>
              <w:top w:val="single" w:sz="4" w:space="0" w:color="auto"/>
              <w:left w:val="single" w:sz="4" w:space="0" w:color="auto"/>
              <w:bottom w:val="single" w:sz="4" w:space="0" w:color="auto"/>
              <w:right w:val="single" w:sz="4" w:space="0" w:color="auto"/>
            </w:tcBorders>
          </w:tcPr>
          <w:p w14:paraId="4ABD057E"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4A8C7E37" w14:textId="77777777">
        <w:trPr>
          <w:trHeight w:val="464"/>
          <w:jc w:val="center"/>
        </w:trPr>
        <w:tc>
          <w:tcPr>
            <w:tcW w:w="1832" w:type="dxa"/>
            <w:tcBorders>
              <w:top w:val="single" w:sz="4" w:space="0" w:color="auto"/>
              <w:left w:val="single" w:sz="4" w:space="0" w:color="auto"/>
              <w:bottom w:val="single" w:sz="4" w:space="0" w:color="auto"/>
              <w:right w:val="single" w:sz="4" w:space="0" w:color="auto"/>
            </w:tcBorders>
          </w:tcPr>
          <w:p w14:paraId="1FF4C6D1"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猫咪ID</w:t>
            </w:r>
          </w:p>
        </w:tc>
        <w:tc>
          <w:tcPr>
            <w:tcW w:w="2277" w:type="dxa"/>
            <w:tcBorders>
              <w:top w:val="single" w:sz="4" w:space="0" w:color="auto"/>
              <w:left w:val="single" w:sz="4" w:space="0" w:color="auto"/>
              <w:bottom w:val="single" w:sz="4" w:space="0" w:color="auto"/>
              <w:right w:val="single" w:sz="4" w:space="0" w:color="auto"/>
            </w:tcBorders>
          </w:tcPr>
          <w:p w14:paraId="0C7BF474"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CatID</w:t>
            </w:r>
          </w:p>
        </w:tc>
        <w:tc>
          <w:tcPr>
            <w:tcW w:w="2335" w:type="dxa"/>
            <w:tcBorders>
              <w:top w:val="single" w:sz="4" w:space="0" w:color="auto"/>
              <w:left w:val="single" w:sz="4" w:space="0" w:color="auto"/>
              <w:bottom w:val="single" w:sz="4" w:space="0" w:color="auto"/>
              <w:right w:val="single" w:sz="4" w:space="0" w:color="auto"/>
            </w:tcBorders>
          </w:tcPr>
          <w:p w14:paraId="0A5DC648"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5D56FF77" w14:textId="77777777">
        <w:trPr>
          <w:trHeight w:val="464"/>
          <w:jc w:val="center"/>
        </w:trPr>
        <w:tc>
          <w:tcPr>
            <w:tcW w:w="1832" w:type="dxa"/>
            <w:tcBorders>
              <w:top w:val="single" w:sz="4" w:space="0" w:color="auto"/>
              <w:left w:val="single" w:sz="4" w:space="0" w:color="auto"/>
              <w:bottom w:val="single" w:sz="4" w:space="0" w:color="auto"/>
              <w:right w:val="single" w:sz="4" w:space="0" w:color="auto"/>
            </w:tcBorders>
          </w:tcPr>
          <w:p w14:paraId="0AD2D774"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评论者ID</w:t>
            </w:r>
          </w:p>
        </w:tc>
        <w:tc>
          <w:tcPr>
            <w:tcW w:w="2277" w:type="dxa"/>
            <w:tcBorders>
              <w:top w:val="single" w:sz="4" w:space="0" w:color="auto"/>
              <w:left w:val="single" w:sz="4" w:space="0" w:color="auto"/>
              <w:bottom w:val="single" w:sz="4" w:space="0" w:color="auto"/>
              <w:right w:val="single" w:sz="4" w:space="0" w:color="auto"/>
            </w:tcBorders>
          </w:tcPr>
          <w:p w14:paraId="55A03DF4"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user</w:t>
            </w:r>
            <w:r>
              <w:rPr>
                <w:rFonts w:ascii="宋体" w:eastAsia="宋体" w:hAnsi="宋体"/>
                <w:szCs w:val="21"/>
              </w:rPr>
              <w:t>ID</w:t>
            </w:r>
          </w:p>
        </w:tc>
        <w:tc>
          <w:tcPr>
            <w:tcW w:w="2335" w:type="dxa"/>
            <w:tcBorders>
              <w:top w:val="single" w:sz="4" w:space="0" w:color="auto"/>
              <w:left w:val="single" w:sz="4" w:space="0" w:color="auto"/>
              <w:bottom w:val="single" w:sz="4" w:space="0" w:color="auto"/>
              <w:right w:val="single" w:sz="4" w:space="0" w:color="auto"/>
            </w:tcBorders>
          </w:tcPr>
          <w:p w14:paraId="7F75980C"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71CDD31C" w14:textId="77777777">
        <w:trPr>
          <w:trHeight w:val="451"/>
          <w:jc w:val="center"/>
        </w:trPr>
        <w:tc>
          <w:tcPr>
            <w:tcW w:w="1832" w:type="dxa"/>
            <w:tcBorders>
              <w:top w:val="single" w:sz="4" w:space="0" w:color="auto"/>
              <w:left w:val="single" w:sz="4" w:space="0" w:color="auto"/>
              <w:bottom w:val="single" w:sz="4" w:space="0" w:color="auto"/>
              <w:right w:val="single" w:sz="4" w:space="0" w:color="auto"/>
            </w:tcBorders>
          </w:tcPr>
          <w:p w14:paraId="6D9362DA"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评论内容</w:t>
            </w:r>
          </w:p>
        </w:tc>
        <w:tc>
          <w:tcPr>
            <w:tcW w:w="2277" w:type="dxa"/>
            <w:tcBorders>
              <w:top w:val="single" w:sz="4" w:space="0" w:color="auto"/>
              <w:left w:val="single" w:sz="4" w:space="0" w:color="auto"/>
              <w:bottom w:val="single" w:sz="4" w:space="0" w:color="auto"/>
              <w:right w:val="single" w:sz="4" w:space="0" w:color="auto"/>
            </w:tcBorders>
          </w:tcPr>
          <w:p w14:paraId="4A44313E"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Content</w:t>
            </w:r>
          </w:p>
        </w:tc>
        <w:tc>
          <w:tcPr>
            <w:tcW w:w="2335" w:type="dxa"/>
            <w:tcBorders>
              <w:top w:val="single" w:sz="4" w:space="0" w:color="auto"/>
              <w:left w:val="single" w:sz="4" w:space="0" w:color="auto"/>
              <w:bottom w:val="single" w:sz="4" w:space="0" w:color="auto"/>
              <w:right w:val="single" w:sz="4" w:space="0" w:color="auto"/>
            </w:tcBorders>
          </w:tcPr>
          <w:p w14:paraId="3521EEAB"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t</w:t>
            </w:r>
            <w:r>
              <w:rPr>
                <w:rFonts w:ascii="宋体" w:eastAsia="宋体" w:hAnsi="宋体"/>
                <w:szCs w:val="21"/>
              </w:rPr>
              <w:t>ext</w:t>
            </w:r>
          </w:p>
        </w:tc>
      </w:tr>
      <w:tr w:rsidR="005E3B46" w14:paraId="6523C3BF" w14:textId="77777777">
        <w:trPr>
          <w:trHeight w:val="451"/>
          <w:jc w:val="center"/>
        </w:trPr>
        <w:tc>
          <w:tcPr>
            <w:tcW w:w="1832" w:type="dxa"/>
            <w:tcBorders>
              <w:top w:val="single" w:sz="4" w:space="0" w:color="auto"/>
              <w:left w:val="single" w:sz="4" w:space="0" w:color="auto"/>
              <w:bottom w:val="single" w:sz="4" w:space="0" w:color="auto"/>
              <w:right w:val="single" w:sz="4" w:space="0" w:color="auto"/>
            </w:tcBorders>
          </w:tcPr>
          <w:p w14:paraId="0028D3D5"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评论时间</w:t>
            </w:r>
          </w:p>
        </w:tc>
        <w:tc>
          <w:tcPr>
            <w:tcW w:w="2277" w:type="dxa"/>
            <w:tcBorders>
              <w:top w:val="single" w:sz="4" w:space="0" w:color="auto"/>
              <w:left w:val="single" w:sz="4" w:space="0" w:color="auto"/>
              <w:bottom w:val="single" w:sz="4" w:space="0" w:color="auto"/>
              <w:right w:val="single" w:sz="4" w:space="0" w:color="auto"/>
            </w:tcBorders>
          </w:tcPr>
          <w:p w14:paraId="39535331" w14:textId="77777777" w:rsidR="005E3B46" w:rsidRDefault="00000000">
            <w:pPr>
              <w:spacing w:line="360" w:lineRule="auto"/>
              <w:jc w:val="center"/>
              <w:rPr>
                <w:rFonts w:ascii="宋体" w:eastAsia="宋体" w:hAnsi="宋体" w:hint="eastAsia"/>
                <w:szCs w:val="21"/>
              </w:rPr>
            </w:pPr>
            <w:r>
              <w:rPr>
                <w:rFonts w:ascii="宋体" w:eastAsia="宋体" w:hAnsi="宋体"/>
                <w:szCs w:val="21"/>
              </w:rPr>
              <w:t>Publish</w:t>
            </w:r>
            <w:r>
              <w:rPr>
                <w:rFonts w:ascii="宋体" w:eastAsia="宋体" w:hAnsi="宋体" w:hint="eastAsia"/>
                <w:szCs w:val="21"/>
              </w:rPr>
              <w:t>Time</w:t>
            </w:r>
          </w:p>
        </w:tc>
        <w:tc>
          <w:tcPr>
            <w:tcW w:w="2335" w:type="dxa"/>
            <w:tcBorders>
              <w:top w:val="single" w:sz="4" w:space="0" w:color="auto"/>
              <w:left w:val="single" w:sz="4" w:space="0" w:color="auto"/>
              <w:bottom w:val="single" w:sz="4" w:space="0" w:color="auto"/>
              <w:right w:val="single" w:sz="4" w:space="0" w:color="auto"/>
            </w:tcBorders>
          </w:tcPr>
          <w:p w14:paraId="4CAB5D36" w14:textId="77777777" w:rsidR="005E3B46" w:rsidRDefault="00000000">
            <w:pPr>
              <w:spacing w:line="360" w:lineRule="auto"/>
              <w:jc w:val="center"/>
              <w:rPr>
                <w:rFonts w:ascii="宋体" w:eastAsia="宋体" w:hAnsi="宋体" w:hint="eastAsia"/>
                <w:szCs w:val="21"/>
              </w:rPr>
            </w:pPr>
            <w:r>
              <w:rPr>
                <w:rFonts w:ascii="宋体" w:eastAsia="宋体" w:hAnsi="宋体"/>
                <w:szCs w:val="21"/>
              </w:rPr>
              <w:t>date</w:t>
            </w:r>
            <w:r>
              <w:rPr>
                <w:rFonts w:ascii="宋体" w:eastAsia="宋体" w:hAnsi="宋体" w:hint="eastAsia"/>
                <w:szCs w:val="21"/>
              </w:rPr>
              <w:t>time</w:t>
            </w:r>
          </w:p>
        </w:tc>
      </w:tr>
      <w:tr w:rsidR="005E3B46" w14:paraId="68406CB5" w14:textId="77777777">
        <w:trPr>
          <w:trHeight w:val="451"/>
          <w:jc w:val="center"/>
        </w:trPr>
        <w:tc>
          <w:tcPr>
            <w:tcW w:w="1832" w:type="dxa"/>
            <w:tcBorders>
              <w:top w:val="single" w:sz="4" w:space="0" w:color="auto"/>
              <w:left w:val="single" w:sz="4" w:space="0" w:color="auto"/>
              <w:bottom w:val="single" w:sz="4" w:space="0" w:color="auto"/>
              <w:right w:val="single" w:sz="4" w:space="0" w:color="auto"/>
            </w:tcBorders>
          </w:tcPr>
          <w:p w14:paraId="64233565"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审核状态</w:t>
            </w:r>
          </w:p>
        </w:tc>
        <w:tc>
          <w:tcPr>
            <w:tcW w:w="2277" w:type="dxa"/>
            <w:tcBorders>
              <w:top w:val="single" w:sz="4" w:space="0" w:color="auto"/>
              <w:left w:val="single" w:sz="4" w:space="0" w:color="auto"/>
              <w:bottom w:val="single" w:sz="4" w:space="0" w:color="auto"/>
              <w:right w:val="single" w:sz="4" w:space="0" w:color="auto"/>
            </w:tcBorders>
          </w:tcPr>
          <w:p w14:paraId="71A78CBE"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AuditStatus</w:t>
            </w:r>
          </w:p>
        </w:tc>
        <w:tc>
          <w:tcPr>
            <w:tcW w:w="2335" w:type="dxa"/>
            <w:tcBorders>
              <w:top w:val="single" w:sz="4" w:space="0" w:color="auto"/>
              <w:left w:val="single" w:sz="4" w:space="0" w:color="auto"/>
              <w:bottom w:val="single" w:sz="4" w:space="0" w:color="auto"/>
              <w:right w:val="single" w:sz="4" w:space="0" w:color="auto"/>
            </w:tcBorders>
          </w:tcPr>
          <w:p w14:paraId="2531219C"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varchar(待审核，审核通过，审核未通过)</w:t>
            </w:r>
          </w:p>
        </w:tc>
      </w:tr>
    </w:tbl>
    <w:p w14:paraId="4148EB11" w14:textId="77777777" w:rsidR="005E3B46" w:rsidRDefault="005E3B46">
      <w:pPr>
        <w:spacing w:line="360" w:lineRule="auto"/>
        <w:jc w:val="center"/>
        <w:rPr>
          <w:rFonts w:ascii="宋体" w:eastAsia="宋体" w:hAnsi="宋体" w:hint="eastAsia"/>
          <w:szCs w:val="21"/>
        </w:rPr>
      </w:pPr>
    </w:p>
    <w:p w14:paraId="6FF09E2D" w14:textId="77777777" w:rsidR="005E3B46" w:rsidRDefault="00000000">
      <w:pPr>
        <w:spacing w:line="360" w:lineRule="auto"/>
        <w:jc w:val="left"/>
        <w:rPr>
          <w:rFonts w:ascii="宋体" w:eastAsia="宋体" w:hAnsi="宋体" w:hint="eastAsia"/>
          <w:b/>
          <w:bCs/>
          <w:szCs w:val="21"/>
        </w:rPr>
      </w:pPr>
      <w:r>
        <w:rPr>
          <w:rFonts w:ascii="宋体" w:eastAsia="宋体" w:hAnsi="宋体" w:hint="eastAsia"/>
          <w:b/>
          <w:bCs/>
          <w:szCs w:val="21"/>
        </w:rPr>
        <w:t>类名：Like(点赞</w:t>
      </w:r>
      <w:r>
        <w:rPr>
          <w:rFonts w:ascii="宋体" w:eastAsia="宋体" w:hAnsi="宋体"/>
          <w:b/>
          <w:bCs/>
          <w:szCs w:val="21"/>
        </w:rPr>
        <w:t>类</w:t>
      </w:r>
      <w:r>
        <w:rPr>
          <w:rFonts w:ascii="宋体" w:eastAsia="宋体" w:hAnsi="宋体" w:hint="eastAsia"/>
          <w:b/>
          <w:bCs/>
          <w:szCs w:val="21"/>
        </w:rPr>
        <w:t>)</w:t>
      </w:r>
    </w:p>
    <w:p w14:paraId="7CF12106" w14:textId="77777777" w:rsidR="005E3B46" w:rsidRDefault="00000000">
      <w:pPr>
        <w:spacing w:line="360" w:lineRule="auto"/>
        <w:jc w:val="left"/>
        <w:rPr>
          <w:rFonts w:ascii="宋体" w:eastAsia="宋体" w:hAnsi="宋体" w:hint="eastAsia"/>
          <w:b/>
          <w:bCs/>
          <w:szCs w:val="21"/>
        </w:rPr>
      </w:pPr>
      <w:r>
        <w:rPr>
          <w:rFonts w:ascii="宋体" w:eastAsia="宋体" w:hAnsi="宋体" w:hint="eastAsia"/>
          <w:b/>
          <w:bCs/>
          <w:szCs w:val="21"/>
        </w:rPr>
        <w:t>属性表如表3</w:t>
      </w:r>
      <w:r>
        <w:rPr>
          <w:rFonts w:ascii="宋体" w:eastAsia="宋体" w:hAnsi="宋体"/>
          <w:b/>
          <w:bCs/>
          <w:szCs w:val="21"/>
        </w:rPr>
        <w:t>.1.8</w:t>
      </w:r>
      <w:r>
        <w:rPr>
          <w:rFonts w:ascii="宋体" w:eastAsia="宋体" w:hAnsi="宋体" w:hint="eastAsia"/>
          <w:b/>
          <w:bCs/>
          <w:szCs w:val="21"/>
        </w:rPr>
        <w:t>所示：</w:t>
      </w:r>
    </w:p>
    <w:p w14:paraId="498CECF9" w14:textId="77777777" w:rsidR="005E3B46" w:rsidRDefault="005E3B46">
      <w:pPr>
        <w:spacing w:line="360" w:lineRule="auto"/>
        <w:jc w:val="left"/>
        <w:rPr>
          <w:rFonts w:ascii="宋体" w:eastAsia="宋体" w:hAnsi="宋体" w:hint="eastAsia"/>
          <w:b/>
          <w:bCs/>
          <w:szCs w:val="21"/>
        </w:rPr>
      </w:pPr>
    </w:p>
    <w:p w14:paraId="3E6BE7CC"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表3</w:t>
      </w:r>
      <w:r>
        <w:rPr>
          <w:rFonts w:ascii="宋体" w:eastAsia="宋体" w:hAnsi="宋体"/>
          <w:szCs w:val="21"/>
        </w:rPr>
        <w:t xml:space="preserve">.1.8 </w:t>
      </w:r>
      <w:r>
        <w:rPr>
          <w:rFonts w:ascii="宋体" w:eastAsia="宋体" w:hAnsi="宋体" w:hint="eastAsia"/>
          <w:szCs w:val="21"/>
        </w:rPr>
        <w:t>Like类属性表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277"/>
        <w:gridCol w:w="2335"/>
      </w:tblGrid>
      <w:tr w:rsidR="005E3B46" w14:paraId="1424BA21" w14:textId="77777777">
        <w:trPr>
          <w:jc w:val="center"/>
        </w:trPr>
        <w:tc>
          <w:tcPr>
            <w:tcW w:w="1832" w:type="dxa"/>
            <w:tcBorders>
              <w:top w:val="single" w:sz="4" w:space="0" w:color="auto"/>
              <w:left w:val="single" w:sz="4" w:space="0" w:color="auto"/>
              <w:bottom w:val="single" w:sz="4" w:space="0" w:color="auto"/>
              <w:right w:val="single" w:sz="4" w:space="0" w:color="auto"/>
            </w:tcBorders>
            <w:vAlign w:val="center"/>
          </w:tcPr>
          <w:p w14:paraId="4CA840B2"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中文名</w:t>
            </w:r>
          </w:p>
        </w:tc>
        <w:tc>
          <w:tcPr>
            <w:tcW w:w="2277" w:type="dxa"/>
            <w:tcBorders>
              <w:top w:val="single" w:sz="4" w:space="0" w:color="auto"/>
              <w:left w:val="single" w:sz="4" w:space="0" w:color="auto"/>
              <w:bottom w:val="single" w:sz="4" w:space="0" w:color="auto"/>
              <w:right w:val="single" w:sz="4" w:space="0" w:color="auto"/>
            </w:tcBorders>
            <w:vAlign w:val="center"/>
          </w:tcPr>
          <w:p w14:paraId="6DC6C05B"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英文名</w:t>
            </w:r>
          </w:p>
        </w:tc>
        <w:tc>
          <w:tcPr>
            <w:tcW w:w="2335" w:type="dxa"/>
            <w:tcBorders>
              <w:top w:val="single" w:sz="4" w:space="0" w:color="auto"/>
              <w:left w:val="single" w:sz="4" w:space="0" w:color="auto"/>
              <w:bottom w:val="single" w:sz="4" w:space="0" w:color="auto"/>
              <w:right w:val="single" w:sz="4" w:space="0" w:color="auto"/>
            </w:tcBorders>
            <w:vAlign w:val="center"/>
          </w:tcPr>
          <w:p w14:paraId="7CCE5F23"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数据类型</w:t>
            </w:r>
          </w:p>
        </w:tc>
      </w:tr>
      <w:tr w:rsidR="005E3B46" w14:paraId="6930FE61"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60053391"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点赞ID</w:t>
            </w:r>
          </w:p>
        </w:tc>
        <w:tc>
          <w:tcPr>
            <w:tcW w:w="2277" w:type="dxa"/>
            <w:tcBorders>
              <w:top w:val="single" w:sz="4" w:space="0" w:color="auto"/>
              <w:left w:val="single" w:sz="4" w:space="0" w:color="auto"/>
              <w:bottom w:val="single" w:sz="4" w:space="0" w:color="auto"/>
              <w:right w:val="single" w:sz="4" w:space="0" w:color="auto"/>
            </w:tcBorders>
            <w:vAlign w:val="center"/>
          </w:tcPr>
          <w:p w14:paraId="429828A1"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likeId</w:t>
            </w:r>
          </w:p>
        </w:tc>
        <w:tc>
          <w:tcPr>
            <w:tcW w:w="2335" w:type="dxa"/>
            <w:tcBorders>
              <w:top w:val="single" w:sz="4" w:space="0" w:color="auto"/>
              <w:left w:val="single" w:sz="4" w:space="0" w:color="auto"/>
              <w:bottom w:val="single" w:sz="4" w:space="0" w:color="auto"/>
              <w:right w:val="single" w:sz="4" w:space="0" w:color="auto"/>
            </w:tcBorders>
            <w:vAlign w:val="center"/>
          </w:tcPr>
          <w:p w14:paraId="625B71FE"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varchar</w:t>
            </w:r>
          </w:p>
        </w:tc>
      </w:tr>
      <w:tr w:rsidR="005E3B46" w14:paraId="74766102"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1E73A744" w14:textId="77777777" w:rsidR="005E3B46" w:rsidRDefault="00000000">
            <w:pPr>
              <w:spacing w:line="360" w:lineRule="auto"/>
              <w:jc w:val="left"/>
              <w:rPr>
                <w:rFonts w:ascii="宋体" w:eastAsia="宋体" w:hAnsi="宋体" w:hint="eastAsia"/>
                <w:szCs w:val="21"/>
                <w:highlight w:val="yellow"/>
              </w:rPr>
            </w:pPr>
            <w:r>
              <w:rPr>
                <w:rFonts w:ascii="宋体" w:eastAsia="宋体" w:hAnsi="宋体" w:hint="eastAsia"/>
                <w:szCs w:val="21"/>
                <w:highlight w:val="yellow"/>
              </w:rPr>
              <w:t>点赞种类</w:t>
            </w:r>
          </w:p>
        </w:tc>
        <w:tc>
          <w:tcPr>
            <w:tcW w:w="2277" w:type="dxa"/>
            <w:tcBorders>
              <w:top w:val="single" w:sz="4" w:space="0" w:color="auto"/>
              <w:left w:val="single" w:sz="4" w:space="0" w:color="auto"/>
              <w:bottom w:val="single" w:sz="4" w:space="0" w:color="auto"/>
              <w:right w:val="single" w:sz="4" w:space="0" w:color="auto"/>
            </w:tcBorders>
            <w:vAlign w:val="center"/>
          </w:tcPr>
          <w:p w14:paraId="1E382FE2" w14:textId="77777777" w:rsidR="005E3B46" w:rsidRDefault="00000000">
            <w:pPr>
              <w:spacing w:line="360" w:lineRule="auto"/>
              <w:jc w:val="left"/>
              <w:rPr>
                <w:rFonts w:ascii="宋体" w:eastAsia="宋体" w:hAnsi="宋体" w:hint="eastAsia"/>
                <w:szCs w:val="21"/>
                <w:highlight w:val="yellow"/>
              </w:rPr>
            </w:pPr>
            <w:r>
              <w:rPr>
                <w:rFonts w:ascii="宋体" w:eastAsia="宋体" w:hAnsi="宋体" w:hint="eastAsia"/>
                <w:szCs w:val="21"/>
                <w:highlight w:val="yellow"/>
              </w:rPr>
              <w:t>likeType</w:t>
            </w:r>
          </w:p>
        </w:tc>
        <w:tc>
          <w:tcPr>
            <w:tcW w:w="2335" w:type="dxa"/>
            <w:tcBorders>
              <w:top w:val="single" w:sz="4" w:space="0" w:color="auto"/>
              <w:left w:val="single" w:sz="4" w:space="0" w:color="auto"/>
              <w:bottom w:val="single" w:sz="4" w:space="0" w:color="auto"/>
              <w:right w:val="single" w:sz="4" w:space="0" w:color="auto"/>
            </w:tcBorders>
            <w:vAlign w:val="center"/>
          </w:tcPr>
          <w:p w14:paraId="58B54D87" w14:textId="77777777" w:rsidR="005E3B46" w:rsidRDefault="00000000">
            <w:pPr>
              <w:spacing w:line="360" w:lineRule="auto"/>
              <w:jc w:val="left"/>
              <w:rPr>
                <w:rFonts w:ascii="宋体" w:eastAsia="宋体" w:hAnsi="宋体" w:hint="eastAsia"/>
                <w:szCs w:val="21"/>
                <w:highlight w:val="yellow"/>
              </w:rPr>
            </w:pPr>
            <w:r>
              <w:rPr>
                <w:rFonts w:ascii="宋体" w:eastAsia="宋体" w:hAnsi="宋体" w:hint="eastAsia"/>
                <w:szCs w:val="21"/>
                <w:highlight w:val="yellow"/>
              </w:rPr>
              <w:t>varchar(商品，评论，猫咪)</w:t>
            </w:r>
          </w:p>
        </w:tc>
      </w:tr>
      <w:tr w:rsidR="005E3B46" w14:paraId="61CC532A"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179BB8AA" w14:textId="77777777" w:rsidR="005E3B46" w:rsidRDefault="00000000">
            <w:pPr>
              <w:spacing w:line="360" w:lineRule="auto"/>
              <w:jc w:val="left"/>
              <w:rPr>
                <w:rFonts w:ascii="宋体" w:eastAsia="宋体" w:hAnsi="宋体" w:hint="eastAsia"/>
                <w:szCs w:val="21"/>
                <w:highlight w:val="yellow"/>
              </w:rPr>
            </w:pPr>
            <w:commentRangeStart w:id="59"/>
            <w:r>
              <w:rPr>
                <w:rFonts w:ascii="宋体" w:eastAsia="宋体" w:hAnsi="宋体" w:hint="eastAsia"/>
                <w:szCs w:val="21"/>
                <w:highlight w:val="yellow"/>
              </w:rPr>
              <w:t>点赞对象ID</w:t>
            </w:r>
          </w:p>
        </w:tc>
        <w:tc>
          <w:tcPr>
            <w:tcW w:w="2277" w:type="dxa"/>
            <w:tcBorders>
              <w:top w:val="single" w:sz="4" w:space="0" w:color="auto"/>
              <w:left w:val="single" w:sz="4" w:space="0" w:color="auto"/>
              <w:bottom w:val="single" w:sz="4" w:space="0" w:color="auto"/>
              <w:right w:val="single" w:sz="4" w:space="0" w:color="auto"/>
            </w:tcBorders>
            <w:vAlign w:val="center"/>
          </w:tcPr>
          <w:p w14:paraId="4C081B0A" w14:textId="77777777" w:rsidR="005E3B46" w:rsidRDefault="00000000">
            <w:pPr>
              <w:spacing w:line="360" w:lineRule="auto"/>
              <w:jc w:val="left"/>
              <w:rPr>
                <w:rFonts w:ascii="宋体" w:eastAsia="宋体" w:hAnsi="宋体" w:hint="eastAsia"/>
                <w:szCs w:val="21"/>
                <w:highlight w:val="yellow"/>
              </w:rPr>
            </w:pPr>
            <w:r>
              <w:rPr>
                <w:rFonts w:ascii="宋体" w:eastAsia="宋体" w:hAnsi="宋体" w:hint="eastAsia"/>
                <w:szCs w:val="21"/>
                <w:highlight w:val="yellow"/>
              </w:rPr>
              <w:t>objectId</w:t>
            </w:r>
          </w:p>
        </w:tc>
        <w:tc>
          <w:tcPr>
            <w:tcW w:w="2335" w:type="dxa"/>
            <w:tcBorders>
              <w:top w:val="single" w:sz="4" w:space="0" w:color="auto"/>
              <w:left w:val="single" w:sz="4" w:space="0" w:color="auto"/>
              <w:bottom w:val="single" w:sz="4" w:space="0" w:color="auto"/>
              <w:right w:val="single" w:sz="4" w:space="0" w:color="auto"/>
            </w:tcBorders>
            <w:vAlign w:val="center"/>
          </w:tcPr>
          <w:p w14:paraId="6E021AD5" w14:textId="77777777" w:rsidR="005E3B46" w:rsidRDefault="00000000">
            <w:pPr>
              <w:spacing w:line="360" w:lineRule="auto"/>
              <w:jc w:val="left"/>
              <w:rPr>
                <w:rFonts w:ascii="宋体" w:eastAsia="宋体" w:hAnsi="宋体" w:hint="eastAsia"/>
                <w:szCs w:val="21"/>
                <w:highlight w:val="yellow"/>
              </w:rPr>
            </w:pPr>
            <w:r>
              <w:rPr>
                <w:rFonts w:ascii="宋体" w:eastAsia="宋体" w:hAnsi="宋体" w:hint="eastAsia"/>
                <w:szCs w:val="21"/>
                <w:highlight w:val="yellow"/>
              </w:rPr>
              <w:t>varchar</w:t>
            </w:r>
            <w:commentRangeEnd w:id="59"/>
            <w:r>
              <w:rPr>
                <w:rStyle w:val="ad"/>
                <w:rFonts w:ascii="宋体" w:eastAsia="宋体" w:hAnsi="宋体" w:hint="eastAsia"/>
                <w:highlight w:val="yellow"/>
              </w:rPr>
              <w:commentReference w:id="59"/>
            </w:r>
          </w:p>
        </w:tc>
      </w:tr>
      <w:tr w:rsidR="005E3B46" w14:paraId="34729C89" w14:textId="77777777">
        <w:trPr>
          <w:trHeight w:val="90"/>
          <w:jc w:val="center"/>
          <w:del w:id="60" w:author="漫星" w:date="2025-11-16T15:49:00Z"/>
        </w:trPr>
        <w:tc>
          <w:tcPr>
            <w:tcW w:w="1832" w:type="dxa"/>
            <w:tcBorders>
              <w:top w:val="single" w:sz="4" w:space="0" w:color="auto"/>
              <w:left w:val="single" w:sz="4" w:space="0" w:color="auto"/>
              <w:bottom w:val="single" w:sz="4" w:space="0" w:color="auto"/>
              <w:right w:val="single" w:sz="4" w:space="0" w:color="auto"/>
            </w:tcBorders>
            <w:vAlign w:val="center"/>
          </w:tcPr>
          <w:p w14:paraId="3CD0FE7F" w14:textId="77777777" w:rsidR="005E3B46" w:rsidRDefault="005E3B46">
            <w:pPr>
              <w:spacing w:line="360" w:lineRule="auto"/>
              <w:jc w:val="left"/>
              <w:rPr>
                <w:del w:id="61" w:author="漫星" w:date="2025-11-16T15:49:00Z"/>
                <w:rFonts w:ascii="宋体" w:eastAsia="宋体" w:hAnsi="宋体" w:hint="eastAsia"/>
                <w:szCs w:val="21"/>
              </w:rPr>
            </w:pPr>
          </w:p>
        </w:tc>
        <w:tc>
          <w:tcPr>
            <w:tcW w:w="2277" w:type="dxa"/>
            <w:tcBorders>
              <w:top w:val="single" w:sz="4" w:space="0" w:color="auto"/>
              <w:left w:val="single" w:sz="4" w:space="0" w:color="auto"/>
              <w:bottom w:val="single" w:sz="4" w:space="0" w:color="auto"/>
              <w:right w:val="single" w:sz="4" w:space="0" w:color="auto"/>
            </w:tcBorders>
            <w:vAlign w:val="center"/>
          </w:tcPr>
          <w:p w14:paraId="62DDBD5A" w14:textId="77777777" w:rsidR="005E3B46" w:rsidRDefault="005E3B46">
            <w:pPr>
              <w:spacing w:line="360" w:lineRule="auto"/>
              <w:jc w:val="left"/>
              <w:rPr>
                <w:del w:id="62" w:author="漫星" w:date="2025-11-16T15:49:00Z"/>
                <w:rFonts w:ascii="宋体" w:eastAsia="宋体" w:hAnsi="宋体" w:hint="eastAsia"/>
                <w:szCs w:val="21"/>
              </w:rPr>
            </w:pPr>
          </w:p>
        </w:tc>
        <w:tc>
          <w:tcPr>
            <w:tcW w:w="2335" w:type="dxa"/>
            <w:tcBorders>
              <w:top w:val="single" w:sz="4" w:space="0" w:color="auto"/>
              <w:left w:val="single" w:sz="4" w:space="0" w:color="auto"/>
              <w:bottom w:val="single" w:sz="4" w:space="0" w:color="auto"/>
              <w:right w:val="single" w:sz="4" w:space="0" w:color="auto"/>
            </w:tcBorders>
            <w:vAlign w:val="center"/>
          </w:tcPr>
          <w:p w14:paraId="63F4D7C1" w14:textId="77777777" w:rsidR="005E3B46" w:rsidRDefault="005E3B46">
            <w:pPr>
              <w:spacing w:line="360" w:lineRule="auto"/>
              <w:jc w:val="left"/>
              <w:rPr>
                <w:del w:id="63" w:author="漫星" w:date="2025-11-16T15:49:00Z"/>
                <w:rFonts w:ascii="宋体" w:eastAsia="宋体" w:hAnsi="宋体" w:hint="eastAsia"/>
                <w:szCs w:val="21"/>
              </w:rPr>
            </w:pPr>
          </w:p>
        </w:tc>
      </w:tr>
      <w:tr w:rsidR="005E3B46" w14:paraId="6D091060" w14:textId="77777777">
        <w:trPr>
          <w:trHeight w:val="90"/>
          <w:jc w:val="center"/>
          <w:del w:id="64" w:author="漫星" w:date="2025-11-16T15:49:00Z"/>
        </w:trPr>
        <w:tc>
          <w:tcPr>
            <w:tcW w:w="1832" w:type="dxa"/>
            <w:tcBorders>
              <w:top w:val="single" w:sz="4" w:space="0" w:color="auto"/>
              <w:left w:val="single" w:sz="4" w:space="0" w:color="auto"/>
              <w:bottom w:val="single" w:sz="4" w:space="0" w:color="auto"/>
              <w:right w:val="single" w:sz="4" w:space="0" w:color="auto"/>
            </w:tcBorders>
            <w:vAlign w:val="center"/>
          </w:tcPr>
          <w:p w14:paraId="48C954B9" w14:textId="77777777" w:rsidR="005E3B46" w:rsidRDefault="005E3B46">
            <w:pPr>
              <w:spacing w:line="360" w:lineRule="auto"/>
              <w:jc w:val="left"/>
              <w:rPr>
                <w:del w:id="65" w:author="漫星" w:date="2025-11-16T15:49:00Z"/>
                <w:rFonts w:ascii="宋体" w:eastAsia="宋体" w:hAnsi="宋体" w:hint="eastAsia"/>
                <w:szCs w:val="21"/>
              </w:rPr>
            </w:pPr>
          </w:p>
        </w:tc>
        <w:tc>
          <w:tcPr>
            <w:tcW w:w="2277" w:type="dxa"/>
            <w:tcBorders>
              <w:top w:val="single" w:sz="4" w:space="0" w:color="auto"/>
              <w:left w:val="single" w:sz="4" w:space="0" w:color="auto"/>
              <w:bottom w:val="single" w:sz="4" w:space="0" w:color="auto"/>
              <w:right w:val="single" w:sz="4" w:space="0" w:color="auto"/>
            </w:tcBorders>
            <w:vAlign w:val="center"/>
          </w:tcPr>
          <w:p w14:paraId="618935B0" w14:textId="77777777" w:rsidR="005E3B46" w:rsidRDefault="005E3B46">
            <w:pPr>
              <w:spacing w:line="360" w:lineRule="auto"/>
              <w:jc w:val="left"/>
              <w:rPr>
                <w:del w:id="66" w:author="漫星" w:date="2025-11-16T15:49:00Z"/>
                <w:rFonts w:ascii="宋体" w:eastAsia="宋体" w:hAnsi="宋体" w:hint="eastAsia"/>
                <w:szCs w:val="21"/>
              </w:rPr>
            </w:pPr>
          </w:p>
        </w:tc>
        <w:tc>
          <w:tcPr>
            <w:tcW w:w="2335" w:type="dxa"/>
            <w:tcBorders>
              <w:top w:val="single" w:sz="4" w:space="0" w:color="auto"/>
              <w:left w:val="single" w:sz="4" w:space="0" w:color="auto"/>
              <w:bottom w:val="single" w:sz="4" w:space="0" w:color="auto"/>
              <w:right w:val="single" w:sz="4" w:space="0" w:color="auto"/>
            </w:tcBorders>
            <w:vAlign w:val="center"/>
          </w:tcPr>
          <w:p w14:paraId="351424FB" w14:textId="77777777" w:rsidR="005E3B46" w:rsidRDefault="005E3B46">
            <w:pPr>
              <w:spacing w:line="360" w:lineRule="auto"/>
              <w:jc w:val="left"/>
              <w:rPr>
                <w:del w:id="67" w:author="漫星" w:date="2025-11-16T15:49:00Z"/>
                <w:rFonts w:ascii="宋体" w:eastAsia="宋体" w:hAnsi="宋体" w:hint="eastAsia"/>
                <w:szCs w:val="21"/>
              </w:rPr>
            </w:pPr>
          </w:p>
        </w:tc>
      </w:tr>
      <w:tr w:rsidR="005E3B46" w14:paraId="0DA477CC"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769F60C6"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用户ID</w:t>
            </w:r>
          </w:p>
        </w:tc>
        <w:tc>
          <w:tcPr>
            <w:tcW w:w="2277" w:type="dxa"/>
            <w:tcBorders>
              <w:top w:val="single" w:sz="4" w:space="0" w:color="auto"/>
              <w:left w:val="single" w:sz="4" w:space="0" w:color="auto"/>
              <w:bottom w:val="single" w:sz="4" w:space="0" w:color="auto"/>
              <w:right w:val="single" w:sz="4" w:space="0" w:color="auto"/>
            </w:tcBorders>
            <w:vAlign w:val="center"/>
          </w:tcPr>
          <w:p w14:paraId="5B50890F"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userId</w:t>
            </w:r>
          </w:p>
        </w:tc>
        <w:tc>
          <w:tcPr>
            <w:tcW w:w="2335" w:type="dxa"/>
            <w:tcBorders>
              <w:top w:val="single" w:sz="4" w:space="0" w:color="auto"/>
              <w:left w:val="single" w:sz="4" w:space="0" w:color="auto"/>
              <w:bottom w:val="single" w:sz="4" w:space="0" w:color="auto"/>
              <w:right w:val="single" w:sz="4" w:space="0" w:color="auto"/>
            </w:tcBorders>
            <w:vAlign w:val="center"/>
          </w:tcPr>
          <w:p w14:paraId="3BA6EB7A"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varchar</w:t>
            </w:r>
          </w:p>
        </w:tc>
      </w:tr>
      <w:tr w:rsidR="005E3B46" w14:paraId="48B0170C"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799483BB"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链接地址</w:t>
            </w:r>
          </w:p>
        </w:tc>
        <w:tc>
          <w:tcPr>
            <w:tcW w:w="2277" w:type="dxa"/>
            <w:tcBorders>
              <w:top w:val="single" w:sz="4" w:space="0" w:color="auto"/>
              <w:left w:val="single" w:sz="4" w:space="0" w:color="auto"/>
              <w:bottom w:val="single" w:sz="4" w:space="0" w:color="auto"/>
              <w:right w:val="single" w:sz="4" w:space="0" w:color="auto"/>
            </w:tcBorders>
          </w:tcPr>
          <w:p w14:paraId="518E86BB" w14:textId="77777777" w:rsidR="005E3B46" w:rsidRDefault="00000000">
            <w:pPr>
              <w:spacing w:line="360" w:lineRule="auto"/>
              <w:jc w:val="left"/>
              <w:rPr>
                <w:rFonts w:ascii="宋体" w:eastAsia="宋体" w:hAnsi="宋体" w:hint="eastAsia"/>
                <w:szCs w:val="21"/>
              </w:rPr>
            </w:pPr>
            <w:r>
              <w:rPr>
                <w:rStyle w:val="ad"/>
                <w:rFonts w:hint="eastAsia"/>
              </w:rPr>
              <w:t>LinkUrl</w:t>
            </w:r>
          </w:p>
        </w:tc>
        <w:tc>
          <w:tcPr>
            <w:tcW w:w="2335" w:type="dxa"/>
            <w:tcBorders>
              <w:top w:val="single" w:sz="4" w:space="0" w:color="auto"/>
              <w:left w:val="single" w:sz="4" w:space="0" w:color="auto"/>
              <w:bottom w:val="single" w:sz="4" w:space="0" w:color="auto"/>
              <w:right w:val="single" w:sz="4" w:space="0" w:color="auto"/>
            </w:tcBorders>
          </w:tcPr>
          <w:p w14:paraId="63D3A00E"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varchar</w:t>
            </w:r>
          </w:p>
        </w:tc>
      </w:tr>
      <w:tr w:rsidR="005E3B46" w14:paraId="485F627B"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vAlign w:val="center"/>
          </w:tcPr>
          <w:p w14:paraId="2670F8A9"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点赞时间</w:t>
            </w:r>
          </w:p>
        </w:tc>
        <w:tc>
          <w:tcPr>
            <w:tcW w:w="2277" w:type="dxa"/>
            <w:tcBorders>
              <w:top w:val="single" w:sz="4" w:space="0" w:color="auto"/>
              <w:left w:val="single" w:sz="4" w:space="0" w:color="auto"/>
              <w:bottom w:val="single" w:sz="4" w:space="0" w:color="auto"/>
              <w:right w:val="single" w:sz="4" w:space="0" w:color="auto"/>
            </w:tcBorders>
            <w:vAlign w:val="center"/>
          </w:tcPr>
          <w:p w14:paraId="570021F1"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createTime</w:t>
            </w:r>
          </w:p>
        </w:tc>
        <w:tc>
          <w:tcPr>
            <w:tcW w:w="2335" w:type="dxa"/>
            <w:tcBorders>
              <w:top w:val="single" w:sz="4" w:space="0" w:color="auto"/>
              <w:left w:val="single" w:sz="4" w:space="0" w:color="auto"/>
              <w:bottom w:val="single" w:sz="4" w:space="0" w:color="auto"/>
              <w:right w:val="single" w:sz="4" w:space="0" w:color="auto"/>
            </w:tcBorders>
            <w:vAlign w:val="center"/>
          </w:tcPr>
          <w:p w14:paraId="3B22FD62" w14:textId="77777777" w:rsidR="005E3B46" w:rsidRDefault="00000000">
            <w:pPr>
              <w:spacing w:line="360" w:lineRule="auto"/>
              <w:jc w:val="left"/>
              <w:rPr>
                <w:rFonts w:ascii="宋体" w:eastAsia="宋体" w:hAnsi="宋体" w:hint="eastAsia"/>
                <w:szCs w:val="21"/>
              </w:rPr>
            </w:pPr>
            <w:r>
              <w:rPr>
                <w:rFonts w:ascii="宋体" w:eastAsia="宋体" w:hAnsi="宋体"/>
                <w:szCs w:val="21"/>
              </w:rPr>
              <w:t>date</w:t>
            </w:r>
            <w:r>
              <w:rPr>
                <w:rFonts w:ascii="宋体" w:eastAsia="宋体" w:hAnsi="宋体" w:hint="eastAsia"/>
                <w:szCs w:val="21"/>
              </w:rPr>
              <w:t>time</w:t>
            </w:r>
          </w:p>
        </w:tc>
      </w:tr>
    </w:tbl>
    <w:p w14:paraId="0E51E646" w14:textId="77777777" w:rsidR="005E3B46" w:rsidRDefault="005E3B46">
      <w:pPr>
        <w:spacing w:line="360" w:lineRule="auto"/>
        <w:jc w:val="center"/>
        <w:rPr>
          <w:rFonts w:ascii="宋体" w:eastAsia="宋体" w:hAnsi="宋体" w:hint="eastAsia"/>
          <w:szCs w:val="21"/>
        </w:rPr>
      </w:pPr>
    </w:p>
    <w:p w14:paraId="76FBB9E2" w14:textId="77777777" w:rsidR="005E3B46" w:rsidRDefault="00000000">
      <w:pPr>
        <w:pStyle w:val="3"/>
        <w:rPr>
          <w:rFonts w:hint="eastAsia"/>
          <w:color w:val="000000" w:themeColor="text1"/>
        </w:rPr>
      </w:pPr>
      <w:bookmarkStart w:id="68" w:name="_Toc149848665"/>
      <w:r>
        <w:rPr>
          <w:rFonts w:hint="eastAsia"/>
          <w:color w:val="000000" w:themeColor="text1"/>
        </w:rPr>
        <w:t>3.2操作的识别</w:t>
      </w:r>
      <w:bookmarkEnd w:id="68"/>
    </w:p>
    <w:p w14:paraId="3217049E" w14:textId="77777777" w:rsidR="005E3B46" w:rsidRDefault="00000000">
      <w:pPr>
        <w:spacing w:line="360" w:lineRule="auto"/>
        <w:jc w:val="left"/>
        <w:rPr>
          <w:rFonts w:ascii="宋体" w:eastAsia="宋体" w:hAnsi="宋体" w:hint="eastAsia"/>
          <w:b/>
          <w:bCs/>
          <w:szCs w:val="21"/>
        </w:rPr>
      </w:pPr>
      <w:r>
        <w:rPr>
          <w:rFonts w:ascii="宋体" w:eastAsia="宋体" w:hAnsi="宋体" w:hint="eastAsia"/>
          <w:b/>
          <w:bCs/>
          <w:szCs w:val="21"/>
        </w:rPr>
        <w:t>类名：User</w:t>
      </w:r>
      <w:r>
        <w:rPr>
          <w:rFonts w:ascii="宋体" w:eastAsia="宋体" w:hAnsi="宋体"/>
          <w:b/>
          <w:bCs/>
          <w:szCs w:val="21"/>
        </w:rPr>
        <w:t>（</w:t>
      </w:r>
      <w:r>
        <w:rPr>
          <w:rFonts w:ascii="宋体" w:eastAsia="宋体" w:hAnsi="宋体" w:hint="eastAsia"/>
          <w:b/>
          <w:bCs/>
          <w:szCs w:val="21"/>
        </w:rPr>
        <w:t>用户</w:t>
      </w:r>
      <w:r>
        <w:rPr>
          <w:rFonts w:ascii="宋体" w:eastAsia="宋体" w:hAnsi="宋体"/>
          <w:b/>
          <w:bCs/>
          <w:szCs w:val="21"/>
        </w:rPr>
        <w:t>类）</w:t>
      </w:r>
    </w:p>
    <w:p w14:paraId="3819026E" w14:textId="77777777" w:rsidR="005E3B46" w:rsidRDefault="00000000">
      <w:pPr>
        <w:spacing w:line="360" w:lineRule="auto"/>
        <w:jc w:val="left"/>
        <w:rPr>
          <w:rFonts w:ascii="宋体" w:eastAsia="宋体" w:hAnsi="宋体" w:hint="eastAsia"/>
          <w:b/>
          <w:bCs/>
          <w:szCs w:val="21"/>
        </w:rPr>
      </w:pPr>
      <w:r>
        <w:rPr>
          <w:rFonts w:ascii="宋体" w:eastAsia="宋体" w:hAnsi="宋体"/>
          <w:b/>
          <w:bCs/>
          <w:szCs w:val="21"/>
        </w:rPr>
        <w:t xml:space="preserve">  </w:t>
      </w:r>
      <w:r>
        <w:rPr>
          <w:rFonts w:ascii="宋体" w:eastAsia="宋体" w:hAnsi="宋体"/>
          <w:b/>
          <w:bCs/>
          <w:szCs w:val="21"/>
        </w:rPr>
        <w:tab/>
        <w:t>操作表如表</w:t>
      </w:r>
      <w:r>
        <w:rPr>
          <w:rFonts w:ascii="宋体" w:eastAsia="宋体" w:hAnsi="宋体" w:hint="eastAsia"/>
          <w:b/>
          <w:bCs/>
          <w:szCs w:val="21"/>
        </w:rPr>
        <w:t>3</w:t>
      </w:r>
      <w:r>
        <w:rPr>
          <w:rFonts w:ascii="宋体" w:eastAsia="宋体" w:hAnsi="宋体"/>
          <w:b/>
          <w:bCs/>
          <w:szCs w:val="21"/>
        </w:rPr>
        <w:t>.2.1所示：</w:t>
      </w:r>
    </w:p>
    <w:p w14:paraId="327F186B" w14:textId="77777777" w:rsidR="005E3B46" w:rsidRDefault="00000000">
      <w:pPr>
        <w:spacing w:line="360" w:lineRule="auto"/>
        <w:jc w:val="center"/>
        <w:rPr>
          <w:rFonts w:ascii="宋体" w:eastAsia="宋体" w:hAnsi="宋体" w:hint="eastAsia"/>
          <w:szCs w:val="21"/>
        </w:rPr>
      </w:pPr>
      <w:r>
        <w:rPr>
          <w:rFonts w:ascii="宋体" w:eastAsia="宋体" w:hAnsi="宋体"/>
          <w:szCs w:val="21"/>
        </w:rPr>
        <w:t>表</w:t>
      </w:r>
      <w:r>
        <w:rPr>
          <w:rFonts w:ascii="宋体" w:eastAsia="宋体" w:hAnsi="宋体" w:hint="eastAsia"/>
          <w:szCs w:val="21"/>
        </w:rPr>
        <w:t>3</w:t>
      </w:r>
      <w:r>
        <w:rPr>
          <w:rFonts w:ascii="宋体" w:eastAsia="宋体" w:hAnsi="宋体"/>
          <w:szCs w:val="21"/>
        </w:rPr>
        <w:t xml:space="preserve">.2.1 </w:t>
      </w:r>
      <w:r>
        <w:rPr>
          <w:rFonts w:ascii="宋体" w:eastAsia="宋体" w:hAnsi="宋体" w:hint="eastAsia"/>
          <w:szCs w:val="21"/>
        </w:rPr>
        <w:t>User类</w:t>
      </w:r>
      <w:r>
        <w:rPr>
          <w:rFonts w:ascii="宋体" w:eastAsia="宋体" w:hAnsi="宋体"/>
          <w:szCs w:val="21"/>
        </w:rPr>
        <w:t>操作表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8"/>
        <w:gridCol w:w="2977"/>
        <w:gridCol w:w="1702"/>
      </w:tblGrid>
      <w:tr w:rsidR="005E3B46" w14:paraId="0BCC6F80"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50D88E45" w14:textId="77777777" w:rsidR="005E3B46" w:rsidRDefault="00000000">
            <w:pPr>
              <w:spacing w:line="360" w:lineRule="auto"/>
              <w:jc w:val="center"/>
              <w:rPr>
                <w:rFonts w:ascii="宋体" w:eastAsia="宋体" w:hAnsi="宋体" w:hint="eastAsia"/>
                <w:szCs w:val="21"/>
              </w:rPr>
            </w:pPr>
            <w:r>
              <w:rPr>
                <w:rFonts w:ascii="宋体" w:eastAsia="宋体" w:hAnsi="宋体"/>
                <w:szCs w:val="21"/>
              </w:rPr>
              <w:lastRenderedPageBreak/>
              <w:t>中文名</w:t>
            </w:r>
          </w:p>
        </w:tc>
        <w:tc>
          <w:tcPr>
            <w:tcW w:w="2977" w:type="dxa"/>
            <w:tcBorders>
              <w:top w:val="single" w:sz="4" w:space="0" w:color="auto"/>
              <w:left w:val="single" w:sz="4" w:space="0" w:color="auto"/>
              <w:bottom w:val="single" w:sz="4" w:space="0" w:color="auto"/>
              <w:right w:val="single" w:sz="4" w:space="0" w:color="auto"/>
            </w:tcBorders>
          </w:tcPr>
          <w:p w14:paraId="1ED6DF42" w14:textId="77777777" w:rsidR="005E3B46" w:rsidRDefault="00000000">
            <w:pPr>
              <w:spacing w:line="360" w:lineRule="auto"/>
              <w:jc w:val="center"/>
              <w:rPr>
                <w:rFonts w:ascii="宋体" w:eastAsia="宋体" w:hAnsi="宋体" w:hint="eastAsia"/>
                <w:szCs w:val="21"/>
              </w:rPr>
            </w:pPr>
            <w:r>
              <w:rPr>
                <w:rFonts w:ascii="宋体" w:eastAsia="宋体" w:hAnsi="宋体"/>
                <w:szCs w:val="21"/>
              </w:rPr>
              <w:t>英文名</w:t>
            </w:r>
          </w:p>
        </w:tc>
        <w:tc>
          <w:tcPr>
            <w:tcW w:w="1702" w:type="dxa"/>
            <w:tcBorders>
              <w:top w:val="single" w:sz="4" w:space="0" w:color="auto"/>
              <w:left w:val="single" w:sz="4" w:space="0" w:color="auto"/>
              <w:bottom w:val="single" w:sz="4" w:space="0" w:color="auto"/>
              <w:right w:val="single" w:sz="4" w:space="0" w:color="auto"/>
            </w:tcBorders>
          </w:tcPr>
          <w:p w14:paraId="343FB9EC" w14:textId="77777777" w:rsidR="005E3B46" w:rsidRDefault="00000000">
            <w:pPr>
              <w:spacing w:line="360" w:lineRule="auto"/>
              <w:jc w:val="center"/>
              <w:rPr>
                <w:rFonts w:ascii="宋体" w:eastAsia="宋体" w:hAnsi="宋体" w:hint="eastAsia"/>
                <w:szCs w:val="21"/>
              </w:rPr>
            </w:pPr>
            <w:r>
              <w:rPr>
                <w:rFonts w:ascii="宋体" w:eastAsia="宋体" w:hAnsi="宋体"/>
                <w:szCs w:val="21"/>
              </w:rPr>
              <w:t>返回值类型</w:t>
            </w:r>
          </w:p>
        </w:tc>
      </w:tr>
      <w:tr w:rsidR="005E3B46" w14:paraId="2848E71A"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3CDE3008" w14:textId="77777777" w:rsidR="005E3B46" w:rsidRDefault="00000000">
            <w:pPr>
              <w:spacing w:line="360" w:lineRule="auto"/>
              <w:jc w:val="center"/>
              <w:rPr>
                <w:rFonts w:ascii="宋体" w:eastAsia="宋体" w:hAnsi="宋体" w:hint="eastAsia"/>
                <w:szCs w:val="21"/>
              </w:rPr>
            </w:pPr>
            <w:r>
              <w:rPr>
                <w:rFonts w:ascii="宋体" w:eastAsia="宋体" w:hAnsi="宋体"/>
                <w:szCs w:val="21"/>
              </w:rPr>
              <w:t>添加用户</w:t>
            </w:r>
          </w:p>
        </w:tc>
        <w:tc>
          <w:tcPr>
            <w:tcW w:w="2977" w:type="dxa"/>
            <w:tcBorders>
              <w:top w:val="single" w:sz="4" w:space="0" w:color="auto"/>
              <w:left w:val="single" w:sz="4" w:space="0" w:color="auto"/>
              <w:bottom w:val="single" w:sz="4" w:space="0" w:color="auto"/>
              <w:right w:val="single" w:sz="4" w:space="0" w:color="auto"/>
            </w:tcBorders>
          </w:tcPr>
          <w:p w14:paraId="32E57507" w14:textId="77777777" w:rsidR="005E3B46" w:rsidRDefault="00000000">
            <w:pPr>
              <w:spacing w:line="360" w:lineRule="auto"/>
              <w:jc w:val="center"/>
              <w:rPr>
                <w:rFonts w:ascii="宋体" w:eastAsia="宋体" w:hAnsi="宋体" w:hint="eastAsia"/>
                <w:szCs w:val="21"/>
              </w:rPr>
            </w:pPr>
            <w:r>
              <w:rPr>
                <w:rFonts w:ascii="宋体" w:eastAsia="宋体" w:hAnsi="宋体"/>
                <w:szCs w:val="21"/>
              </w:rPr>
              <w:t>addUser()</w:t>
            </w:r>
          </w:p>
        </w:tc>
        <w:tc>
          <w:tcPr>
            <w:tcW w:w="1702" w:type="dxa"/>
            <w:tcBorders>
              <w:top w:val="single" w:sz="4" w:space="0" w:color="auto"/>
              <w:left w:val="single" w:sz="4" w:space="0" w:color="auto"/>
              <w:bottom w:val="single" w:sz="4" w:space="0" w:color="auto"/>
              <w:right w:val="single" w:sz="4" w:space="0" w:color="auto"/>
            </w:tcBorders>
          </w:tcPr>
          <w:p w14:paraId="27C76A62"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177916FE"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0FD69E73"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删除用户</w:t>
            </w:r>
          </w:p>
        </w:tc>
        <w:tc>
          <w:tcPr>
            <w:tcW w:w="2977" w:type="dxa"/>
            <w:tcBorders>
              <w:top w:val="single" w:sz="4" w:space="0" w:color="auto"/>
              <w:left w:val="single" w:sz="4" w:space="0" w:color="auto"/>
              <w:bottom w:val="single" w:sz="4" w:space="0" w:color="auto"/>
              <w:right w:val="single" w:sz="4" w:space="0" w:color="auto"/>
            </w:tcBorders>
          </w:tcPr>
          <w:p w14:paraId="378958A0"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dele</w:t>
            </w:r>
            <w:r>
              <w:rPr>
                <w:rFonts w:ascii="宋体" w:eastAsia="宋体" w:hAnsi="宋体"/>
                <w:szCs w:val="21"/>
              </w:rPr>
              <w:t>teUser()</w:t>
            </w:r>
          </w:p>
        </w:tc>
        <w:tc>
          <w:tcPr>
            <w:tcW w:w="1702" w:type="dxa"/>
            <w:tcBorders>
              <w:top w:val="single" w:sz="4" w:space="0" w:color="auto"/>
              <w:left w:val="single" w:sz="4" w:space="0" w:color="auto"/>
              <w:bottom w:val="single" w:sz="4" w:space="0" w:color="auto"/>
              <w:right w:val="single" w:sz="4" w:space="0" w:color="auto"/>
            </w:tcBorders>
          </w:tcPr>
          <w:p w14:paraId="2B19CA78"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bool</w:t>
            </w:r>
          </w:p>
        </w:tc>
      </w:tr>
      <w:tr w:rsidR="005E3B46" w14:paraId="66EBF28B"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1B73C6FF" w14:textId="77777777" w:rsidR="005E3B46" w:rsidRDefault="00000000">
            <w:pPr>
              <w:spacing w:line="360" w:lineRule="auto"/>
              <w:jc w:val="center"/>
              <w:rPr>
                <w:rFonts w:ascii="宋体" w:eastAsia="宋体" w:hAnsi="宋体" w:hint="eastAsia"/>
                <w:szCs w:val="21"/>
              </w:rPr>
            </w:pPr>
            <w:r>
              <w:rPr>
                <w:rFonts w:ascii="宋体" w:eastAsia="宋体" w:hAnsi="宋体"/>
                <w:szCs w:val="21"/>
              </w:rPr>
              <w:t>返回用户ID</w:t>
            </w:r>
          </w:p>
        </w:tc>
        <w:tc>
          <w:tcPr>
            <w:tcW w:w="2977" w:type="dxa"/>
            <w:tcBorders>
              <w:top w:val="single" w:sz="4" w:space="0" w:color="auto"/>
              <w:left w:val="single" w:sz="4" w:space="0" w:color="auto"/>
              <w:bottom w:val="single" w:sz="4" w:space="0" w:color="auto"/>
              <w:right w:val="single" w:sz="4" w:space="0" w:color="auto"/>
            </w:tcBorders>
          </w:tcPr>
          <w:p w14:paraId="43A5EB5E" w14:textId="77777777" w:rsidR="005E3B46" w:rsidRDefault="00000000">
            <w:pPr>
              <w:spacing w:line="360" w:lineRule="auto"/>
              <w:jc w:val="center"/>
              <w:rPr>
                <w:rFonts w:ascii="宋体" w:eastAsia="宋体" w:hAnsi="宋体" w:hint="eastAsia"/>
                <w:szCs w:val="21"/>
              </w:rPr>
            </w:pPr>
            <w:r>
              <w:rPr>
                <w:rFonts w:ascii="宋体" w:eastAsia="宋体" w:hAnsi="宋体"/>
                <w:szCs w:val="21"/>
              </w:rPr>
              <w:t>getUserID()</w:t>
            </w:r>
          </w:p>
        </w:tc>
        <w:tc>
          <w:tcPr>
            <w:tcW w:w="1702" w:type="dxa"/>
            <w:tcBorders>
              <w:top w:val="single" w:sz="4" w:space="0" w:color="auto"/>
              <w:left w:val="single" w:sz="4" w:space="0" w:color="auto"/>
              <w:bottom w:val="single" w:sz="4" w:space="0" w:color="auto"/>
              <w:right w:val="single" w:sz="4" w:space="0" w:color="auto"/>
            </w:tcBorders>
          </w:tcPr>
          <w:p w14:paraId="4F4360F8"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79829AC5"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04C4A048" w14:textId="77777777" w:rsidR="005E3B46" w:rsidRDefault="00000000">
            <w:pPr>
              <w:spacing w:line="360" w:lineRule="auto"/>
              <w:jc w:val="center"/>
              <w:rPr>
                <w:rFonts w:ascii="宋体" w:eastAsia="宋体" w:hAnsi="宋体" w:hint="eastAsia"/>
                <w:szCs w:val="21"/>
              </w:rPr>
            </w:pPr>
            <w:r>
              <w:rPr>
                <w:rFonts w:ascii="宋体" w:eastAsia="宋体" w:hAnsi="宋体"/>
                <w:szCs w:val="21"/>
              </w:rPr>
              <w:t>设置用户ID</w:t>
            </w:r>
          </w:p>
        </w:tc>
        <w:tc>
          <w:tcPr>
            <w:tcW w:w="2977" w:type="dxa"/>
            <w:tcBorders>
              <w:top w:val="single" w:sz="4" w:space="0" w:color="auto"/>
              <w:left w:val="single" w:sz="4" w:space="0" w:color="auto"/>
              <w:bottom w:val="single" w:sz="4" w:space="0" w:color="auto"/>
              <w:right w:val="single" w:sz="4" w:space="0" w:color="auto"/>
            </w:tcBorders>
          </w:tcPr>
          <w:p w14:paraId="06459F36" w14:textId="77777777" w:rsidR="005E3B46" w:rsidRDefault="00000000">
            <w:pPr>
              <w:spacing w:line="360" w:lineRule="auto"/>
              <w:jc w:val="center"/>
              <w:rPr>
                <w:rFonts w:ascii="宋体" w:eastAsia="宋体" w:hAnsi="宋体" w:hint="eastAsia"/>
                <w:szCs w:val="21"/>
              </w:rPr>
            </w:pPr>
            <w:r>
              <w:rPr>
                <w:rFonts w:ascii="宋体" w:eastAsia="宋体" w:hAnsi="宋体"/>
                <w:szCs w:val="21"/>
              </w:rPr>
              <w:t>setUserId()</w:t>
            </w:r>
          </w:p>
        </w:tc>
        <w:tc>
          <w:tcPr>
            <w:tcW w:w="1702" w:type="dxa"/>
            <w:tcBorders>
              <w:top w:val="single" w:sz="4" w:space="0" w:color="auto"/>
              <w:left w:val="single" w:sz="4" w:space="0" w:color="auto"/>
              <w:bottom w:val="single" w:sz="4" w:space="0" w:color="auto"/>
              <w:right w:val="single" w:sz="4" w:space="0" w:color="auto"/>
            </w:tcBorders>
          </w:tcPr>
          <w:p w14:paraId="37F97ECF" w14:textId="77777777" w:rsidR="005E3B46" w:rsidRDefault="00000000">
            <w:pPr>
              <w:spacing w:line="360" w:lineRule="auto"/>
              <w:jc w:val="center"/>
              <w:rPr>
                <w:rFonts w:ascii="宋体" w:eastAsia="宋体" w:hAnsi="宋体" w:hint="eastAsia"/>
                <w:szCs w:val="21"/>
              </w:rPr>
            </w:pPr>
            <w:r>
              <w:rPr>
                <w:rFonts w:ascii="宋体" w:eastAsia="宋体" w:hAnsi="宋体"/>
                <w:szCs w:val="21"/>
              </w:rPr>
              <w:t>bool</w:t>
            </w:r>
          </w:p>
        </w:tc>
      </w:tr>
      <w:tr w:rsidR="005E3B46" w14:paraId="5CD73A33"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22787406" w14:textId="77777777" w:rsidR="005E3B46" w:rsidRDefault="00000000">
            <w:pPr>
              <w:spacing w:line="360" w:lineRule="auto"/>
              <w:jc w:val="center"/>
              <w:rPr>
                <w:rFonts w:ascii="宋体" w:eastAsia="宋体" w:hAnsi="宋体" w:hint="eastAsia"/>
                <w:szCs w:val="21"/>
              </w:rPr>
            </w:pPr>
            <w:r>
              <w:rPr>
                <w:rFonts w:ascii="宋体" w:eastAsia="宋体" w:hAnsi="宋体"/>
                <w:szCs w:val="21"/>
              </w:rPr>
              <w:t>返回用户</w:t>
            </w:r>
            <w:r>
              <w:rPr>
                <w:rFonts w:ascii="宋体" w:eastAsia="宋体" w:hAnsi="宋体" w:hint="eastAsia"/>
                <w:szCs w:val="21"/>
              </w:rPr>
              <w:t>名</w:t>
            </w:r>
          </w:p>
        </w:tc>
        <w:tc>
          <w:tcPr>
            <w:tcW w:w="2977" w:type="dxa"/>
            <w:tcBorders>
              <w:top w:val="single" w:sz="4" w:space="0" w:color="auto"/>
              <w:left w:val="single" w:sz="4" w:space="0" w:color="auto"/>
              <w:bottom w:val="single" w:sz="4" w:space="0" w:color="auto"/>
              <w:right w:val="single" w:sz="4" w:space="0" w:color="auto"/>
            </w:tcBorders>
          </w:tcPr>
          <w:p w14:paraId="0207D8C9" w14:textId="77777777" w:rsidR="005E3B46" w:rsidRDefault="00000000">
            <w:pPr>
              <w:spacing w:line="360" w:lineRule="auto"/>
              <w:jc w:val="center"/>
              <w:rPr>
                <w:rFonts w:ascii="宋体" w:eastAsia="宋体" w:hAnsi="宋体" w:hint="eastAsia"/>
                <w:szCs w:val="21"/>
              </w:rPr>
            </w:pPr>
            <w:r>
              <w:rPr>
                <w:rFonts w:ascii="宋体" w:eastAsia="宋体" w:hAnsi="宋体"/>
                <w:szCs w:val="21"/>
              </w:rPr>
              <w:t>getUserName()</w:t>
            </w:r>
          </w:p>
        </w:tc>
        <w:tc>
          <w:tcPr>
            <w:tcW w:w="1702" w:type="dxa"/>
            <w:tcBorders>
              <w:top w:val="single" w:sz="4" w:space="0" w:color="auto"/>
              <w:left w:val="single" w:sz="4" w:space="0" w:color="auto"/>
              <w:bottom w:val="single" w:sz="4" w:space="0" w:color="auto"/>
              <w:right w:val="single" w:sz="4" w:space="0" w:color="auto"/>
            </w:tcBorders>
          </w:tcPr>
          <w:p w14:paraId="021438E4"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13EEFAF3"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47E0B048" w14:textId="77777777" w:rsidR="005E3B46" w:rsidRDefault="00000000">
            <w:pPr>
              <w:spacing w:line="360" w:lineRule="auto"/>
              <w:jc w:val="center"/>
              <w:rPr>
                <w:rFonts w:ascii="宋体" w:eastAsia="宋体" w:hAnsi="宋体" w:hint="eastAsia"/>
                <w:szCs w:val="21"/>
              </w:rPr>
            </w:pPr>
            <w:r>
              <w:rPr>
                <w:rFonts w:ascii="宋体" w:eastAsia="宋体" w:hAnsi="宋体"/>
                <w:szCs w:val="21"/>
              </w:rPr>
              <w:t>设置用户</w:t>
            </w:r>
            <w:r>
              <w:rPr>
                <w:rFonts w:ascii="宋体" w:eastAsia="宋体" w:hAnsi="宋体" w:hint="eastAsia"/>
                <w:szCs w:val="21"/>
              </w:rPr>
              <w:t>名</w:t>
            </w:r>
          </w:p>
        </w:tc>
        <w:tc>
          <w:tcPr>
            <w:tcW w:w="2977" w:type="dxa"/>
            <w:tcBorders>
              <w:top w:val="single" w:sz="4" w:space="0" w:color="auto"/>
              <w:left w:val="single" w:sz="4" w:space="0" w:color="auto"/>
              <w:bottom w:val="single" w:sz="4" w:space="0" w:color="auto"/>
              <w:right w:val="single" w:sz="4" w:space="0" w:color="auto"/>
            </w:tcBorders>
          </w:tcPr>
          <w:p w14:paraId="11D792BA" w14:textId="77777777" w:rsidR="005E3B46" w:rsidRDefault="00000000">
            <w:pPr>
              <w:spacing w:line="360" w:lineRule="auto"/>
              <w:jc w:val="center"/>
              <w:rPr>
                <w:rFonts w:ascii="宋体" w:eastAsia="宋体" w:hAnsi="宋体" w:hint="eastAsia"/>
                <w:szCs w:val="21"/>
              </w:rPr>
            </w:pPr>
            <w:r>
              <w:rPr>
                <w:rFonts w:ascii="宋体" w:eastAsia="宋体" w:hAnsi="宋体"/>
                <w:szCs w:val="21"/>
              </w:rPr>
              <w:t>setUserName()</w:t>
            </w:r>
          </w:p>
        </w:tc>
        <w:tc>
          <w:tcPr>
            <w:tcW w:w="1702" w:type="dxa"/>
            <w:tcBorders>
              <w:top w:val="single" w:sz="4" w:space="0" w:color="auto"/>
              <w:left w:val="single" w:sz="4" w:space="0" w:color="auto"/>
              <w:bottom w:val="single" w:sz="4" w:space="0" w:color="auto"/>
              <w:right w:val="single" w:sz="4" w:space="0" w:color="auto"/>
            </w:tcBorders>
          </w:tcPr>
          <w:p w14:paraId="16249183" w14:textId="77777777" w:rsidR="005E3B46" w:rsidRDefault="00000000">
            <w:pPr>
              <w:spacing w:line="360" w:lineRule="auto"/>
              <w:jc w:val="center"/>
              <w:rPr>
                <w:rFonts w:ascii="宋体" w:eastAsia="宋体" w:hAnsi="宋体" w:hint="eastAsia"/>
                <w:szCs w:val="21"/>
              </w:rPr>
            </w:pPr>
            <w:r>
              <w:rPr>
                <w:rFonts w:ascii="宋体" w:eastAsia="宋体" w:hAnsi="宋体"/>
                <w:szCs w:val="21"/>
              </w:rPr>
              <w:t>bool</w:t>
            </w:r>
          </w:p>
        </w:tc>
      </w:tr>
      <w:tr w:rsidR="005E3B46" w14:paraId="7D39E985"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521E0422"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返回用户电话</w:t>
            </w:r>
          </w:p>
        </w:tc>
        <w:tc>
          <w:tcPr>
            <w:tcW w:w="2977" w:type="dxa"/>
            <w:tcBorders>
              <w:top w:val="single" w:sz="4" w:space="0" w:color="auto"/>
              <w:left w:val="single" w:sz="4" w:space="0" w:color="auto"/>
              <w:bottom w:val="single" w:sz="4" w:space="0" w:color="auto"/>
              <w:right w:val="single" w:sz="4" w:space="0" w:color="auto"/>
            </w:tcBorders>
          </w:tcPr>
          <w:p w14:paraId="64916D9B"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getUserPhone</w:t>
            </w:r>
            <w:r>
              <w:rPr>
                <w:rFonts w:ascii="宋体" w:eastAsia="宋体" w:hAnsi="宋体"/>
                <w:szCs w:val="21"/>
              </w:rPr>
              <w:t>()</w:t>
            </w:r>
          </w:p>
        </w:tc>
        <w:tc>
          <w:tcPr>
            <w:tcW w:w="1702" w:type="dxa"/>
            <w:tcBorders>
              <w:top w:val="single" w:sz="4" w:space="0" w:color="auto"/>
              <w:left w:val="single" w:sz="4" w:space="0" w:color="auto"/>
              <w:bottom w:val="single" w:sz="4" w:space="0" w:color="auto"/>
              <w:right w:val="single" w:sz="4" w:space="0" w:color="auto"/>
            </w:tcBorders>
          </w:tcPr>
          <w:p w14:paraId="3A26CAAC"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4BCF8C36"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31C086A2"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设置用户电话</w:t>
            </w:r>
          </w:p>
        </w:tc>
        <w:tc>
          <w:tcPr>
            <w:tcW w:w="2977" w:type="dxa"/>
            <w:tcBorders>
              <w:top w:val="single" w:sz="4" w:space="0" w:color="auto"/>
              <w:left w:val="single" w:sz="4" w:space="0" w:color="auto"/>
              <w:bottom w:val="single" w:sz="4" w:space="0" w:color="auto"/>
              <w:right w:val="single" w:sz="4" w:space="0" w:color="auto"/>
            </w:tcBorders>
          </w:tcPr>
          <w:p w14:paraId="41F9BD4F"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setUserPhone ()</w:t>
            </w:r>
          </w:p>
        </w:tc>
        <w:tc>
          <w:tcPr>
            <w:tcW w:w="1702" w:type="dxa"/>
            <w:tcBorders>
              <w:top w:val="single" w:sz="4" w:space="0" w:color="auto"/>
              <w:left w:val="single" w:sz="4" w:space="0" w:color="auto"/>
              <w:bottom w:val="single" w:sz="4" w:space="0" w:color="auto"/>
              <w:right w:val="single" w:sz="4" w:space="0" w:color="auto"/>
            </w:tcBorders>
          </w:tcPr>
          <w:p w14:paraId="24E04BFA" w14:textId="77777777" w:rsidR="005E3B46" w:rsidRDefault="00000000">
            <w:pPr>
              <w:spacing w:line="360" w:lineRule="auto"/>
              <w:jc w:val="center"/>
              <w:rPr>
                <w:rFonts w:ascii="宋体" w:eastAsia="宋体" w:hAnsi="宋体" w:hint="eastAsia"/>
                <w:szCs w:val="21"/>
              </w:rPr>
            </w:pPr>
            <w:r>
              <w:rPr>
                <w:rFonts w:ascii="宋体" w:eastAsia="宋体" w:hAnsi="宋体"/>
                <w:szCs w:val="21"/>
              </w:rPr>
              <w:t>b</w:t>
            </w:r>
            <w:r>
              <w:rPr>
                <w:rFonts w:ascii="宋体" w:eastAsia="宋体" w:hAnsi="宋体" w:hint="eastAsia"/>
                <w:szCs w:val="21"/>
              </w:rPr>
              <w:t>ool</w:t>
            </w:r>
          </w:p>
        </w:tc>
      </w:tr>
      <w:tr w:rsidR="005E3B46" w14:paraId="7851C390" w14:textId="77777777">
        <w:trPr>
          <w:jc w:val="center"/>
          <w:del w:id="69" w:author="漫星" w:date="2025-11-14T18:26:00Z"/>
        </w:trPr>
        <w:tc>
          <w:tcPr>
            <w:tcW w:w="2328" w:type="dxa"/>
            <w:tcBorders>
              <w:top w:val="single" w:sz="4" w:space="0" w:color="auto"/>
              <w:left w:val="single" w:sz="4" w:space="0" w:color="auto"/>
              <w:bottom w:val="single" w:sz="4" w:space="0" w:color="auto"/>
              <w:right w:val="single" w:sz="4" w:space="0" w:color="auto"/>
            </w:tcBorders>
          </w:tcPr>
          <w:p w14:paraId="7442DE03" w14:textId="77777777" w:rsidR="005E3B46" w:rsidRDefault="00000000">
            <w:pPr>
              <w:spacing w:line="360" w:lineRule="auto"/>
              <w:jc w:val="center"/>
              <w:rPr>
                <w:del w:id="70" w:author="漫星" w:date="2025-11-14T18:26:00Z"/>
                <w:rFonts w:ascii="宋体" w:eastAsia="宋体" w:hAnsi="宋体" w:hint="eastAsia"/>
                <w:szCs w:val="21"/>
              </w:rPr>
            </w:pPr>
            <w:del w:id="71" w:author="漫星" w:date="2025-11-14T18:26:00Z">
              <w:r>
                <w:rPr>
                  <w:rFonts w:ascii="宋体" w:eastAsia="宋体" w:hAnsi="宋体" w:hint="eastAsia"/>
                  <w:szCs w:val="21"/>
                </w:rPr>
                <w:delText>返回用户邮箱</w:delText>
              </w:r>
            </w:del>
          </w:p>
        </w:tc>
        <w:tc>
          <w:tcPr>
            <w:tcW w:w="2977" w:type="dxa"/>
            <w:tcBorders>
              <w:top w:val="single" w:sz="4" w:space="0" w:color="auto"/>
              <w:left w:val="single" w:sz="4" w:space="0" w:color="auto"/>
              <w:bottom w:val="single" w:sz="4" w:space="0" w:color="auto"/>
              <w:right w:val="single" w:sz="4" w:space="0" w:color="auto"/>
            </w:tcBorders>
          </w:tcPr>
          <w:p w14:paraId="444C1698" w14:textId="77777777" w:rsidR="005E3B46" w:rsidRDefault="00000000">
            <w:pPr>
              <w:spacing w:line="360" w:lineRule="auto"/>
              <w:jc w:val="center"/>
              <w:rPr>
                <w:del w:id="72" w:author="漫星" w:date="2025-11-14T18:26:00Z"/>
                <w:rFonts w:ascii="宋体" w:eastAsia="宋体" w:hAnsi="宋体" w:hint="eastAsia"/>
                <w:szCs w:val="21"/>
              </w:rPr>
            </w:pPr>
            <w:del w:id="73" w:author="漫星" w:date="2025-11-14T18:26:00Z">
              <w:r>
                <w:rPr>
                  <w:rFonts w:ascii="宋体" w:eastAsia="宋体" w:hAnsi="宋体" w:hint="eastAsia"/>
                  <w:szCs w:val="21"/>
                </w:rPr>
                <w:delText>getUser</w:delText>
              </w:r>
              <w:r>
                <w:rPr>
                  <w:rFonts w:ascii="宋体" w:eastAsia="宋体" w:hAnsi="宋体"/>
                  <w:szCs w:val="21"/>
                </w:rPr>
                <w:delText>M</w:delText>
              </w:r>
              <w:r>
                <w:rPr>
                  <w:rFonts w:ascii="宋体" w:eastAsia="宋体" w:hAnsi="宋体" w:hint="eastAsia"/>
                  <w:szCs w:val="21"/>
                </w:rPr>
                <w:delText>ailbox</w:delText>
              </w:r>
              <w:r>
                <w:rPr>
                  <w:rFonts w:ascii="宋体" w:eastAsia="宋体" w:hAnsi="宋体"/>
                  <w:szCs w:val="21"/>
                </w:rPr>
                <w:delText>()</w:delText>
              </w:r>
            </w:del>
          </w:p>
        </w:tc>
        <w:tc>
          <w:tcPr>
            <w:tcW w:w="1702" w:type="dxa"/>
            <w:tcBorders>
              <w:top w:val="single" w:sz="4" w:space="0" w:color="auto"/>
              <w:left w:val="single" w:sz="4" w:space="0" w:color="auto"/>
              <w:bottom w:val="single" w:sz="4" w:space="0" w:color="auto"/>
              <w:right w:val="single" w:sz="4" w:space="0" w:color="auto"/>
            </w:tcBorders>
          </w:tcPr>
          <w:p w14:paraId="360BA8A6" w14:textId="77777777" w:rsidR="005E3B46" w:rsidRDefault="00000000">
            <w:pPr>
              <w:spacing w:line="360" w:lineRule="auto"/>
              <w:jc w:val="center"/>
              <w:rPr>
                <w:del w:id="74" w:author="漫星" w:date="2025-11-14T18:26:00Z"/>
                <w:rFonts w:ascii="宋体" w:eastAsia="宋体" w:hAnsi="宋体" w:hint="eastAsia"/>
                <w:szCs w:val="21"/>
              </w:rPr>
            </w:pPr>
            <w:del w:id="75" w:author="漫星" w:date="2025-11-14T18:26:00Z">
              <w:r>
                <w:rPr>
                  <w:rFonts w:ascii="宋体" w:eastAsia="宋体" w:hAnsi="宋体" w:hint="eastAsia"/>
                  <w:szCs w:val="21"/>
                </w:rPr>
                <w:delText>varchar</w:delText>
              </w:r>
            </w:del>
          </w:p>
        </w:tc>
      </w:tr>
      <w:tr w:rsidR="005E3B46" w14:paraId="7B89F7C0" w14:textId="77777777">
        <w:trPr>
          <w:jc w:val="center"/>
          <w:del w:id="76" w:author="漫星" w:date="2025-11-14T18:26:00Z"/>
        </w:trPr>
        <w:tc>
          <w:tcPr>
            <w:tcW w:w="2328" w:type="dxa"/>
            <w:tcBorders>
              <w:top w:val="single" w:sz="4" w:space="0" w:color="auto"/>
              <w:left w:val="single" w:sz="4" w:space="0" w:color="auto"/>
              <w:bottom w:val="single" w:sz="4" w:space="0" w:color="auto"/>
              <w:right w:val="single" w:sz="4" w:space="0" w:color="auto"/>
            </w:tcBorders>
          </w:tcPr>
          <w:p w14:paraId="73C874A7" w14:textId="77777777" w:rsidR="005E3B46" w:rsidRDefault="00000000">
            <w:pPr>
              <w:spacing w:line="360" w:lineRule="auto"/>
              <w:jc w:val="center"/>
              <w:rPr>
                <w:del w:id="77" w:author="漫星" w:date="2025-11-14T18:26:00Z"/>
                <w:rFonts w:ascii="宋体" w:eastAsia="宋体" w:hAnsi="宋体" w:hint="eastAsia"/>
                <w:szCs w:val="21"/>
              </w:rPr>
            </w:pPr>
            <w:del w:id="78" w:author="漫星" w:date="2025-11-14T18:26:00Z">
              <w:r>
                <w:rPr>
                  <w:rFonts w:ascii="宋体" w:eastAsia="宋体" w:hAnsi="宋体" w:hint="eastAsia"/>
                  <w:szCs w:val="21"/>
                </w:rPr>
                <w:delText>设置用户邮箱</w:delText>
              </w:r>
            </w:del>
          </w:p>
        </w:tc>
        <w:tc>
          <w:tcPr>
            <w:tcW w:w="2977" w:type="dxa"/>
            <w:tcBorders>
              <w:top w:val="single" w:sz="4" w:space="0" w:color="auto"/>
              <w:left w:val="single" w:sz="4" w:space="0" w:color="auto"/>
              <w:bottom w:val="single" w:sz="4" w:space="0" w:color="auto"/>
              <w:right w:val="single" w:sz="4" w:space="0" w:color="auto"/>
            </w:tcBorders>
          </w:tcPr>
          <w:p w14:paraId="6C3028EB" w14:textId="77777777" w:rsidR="005E3B46" w:rsidRDefault="00000000">
            <w:pPr>
              <w:spacing w:line="360" w:lineRule="auto"/>
              <w:jc w:val="center"/>
              <w:rPr>
                <w:del w:id="79" w:author="漫星" w:date="2025-11-14T18:26:00Z"/>
                <w:rFonts w:ascii="宋体" w:eastAsia="宋体" w:hAnsi="宋体" w:hint="eastAsia"/>
                <w:szCs w:val="21"/>
              </w:rPr>
            </w:pPr>
            <w:del w:id="80" w:author="漫星" w:date="2025-11-14T18:26:00Z">
              <w:r>
                <w:rPr>
                  <w:rFonts w:ascii="宋体" w:eastAsia="宋体" w:hAnsi="宋体" w:hint="eastAsia"/>
                  <w:szCs w:val="21"/>
                </w:rPr>
                <w:delText>setUser</w:delText>
              </w:r>
              <w:r>
                <w:rPr>
                  <w:rFonts w:ascii="宋体" w:eastAsia="宋体" w:hAnsi="宋体"/>
                  <w:szCs w:val="21"/>
                </w:rPr>
                <w:delText>M</w:delText>
              </w:r>
              <w:r>
                <w:rPr>
                  <w:rFonts w:ascii="宋体" w:eastAsia="宋体" w:hAnsi="宋体" w:hint="eastAsia"/>
                  <w:szCs w:val="21"/>
                </w:rPr>
                <w:delText>ailbox()</w:delText>
              </w:r>
            </w:del>
          </w:p>
        </w:tc>
        <w:tc>
          <w:tcPr>
            <w:tcW w:w="1702" w:type="dxa"/>
            <w:tcBorders>
              <w:top w:val="single" w:sz="4" w:space="0" w:color="auto"/>
              <w:left w:val="single" w:sz="4" w:space="0" w:color="auto"/>
              <w:bottom w:val="single" w:sz="4" w:space="0" w:color="auto"/>
              <w:right w:val="single" w:sz="4" w:space="0" w:color="auto"/>
            </w:tcBorders>
          </w:tcPr>
          <w:p w14:paraId="0E9EC220" w14:textId="77777777" w:rsidR="005E3B46" w:rsidRDefault="00000000">
            <w:pPr>
              <w:spacing w:line="360" w:lineRule="auto"/>
              <w:jc w:val="center"/>
              <w:rPr>
                <w:del w:id="81" w:author="漫星" w:date="2025-11-14T18:26:00Z"/>
                <w:rFonts w:ascii="宋体" w:eastAsia="宋体" w:hAnsi="宋体" w:hint="eastAsia"/>
                <w:szCs w:val="21"/>
              </w:rPr>
            </w:pPr>
            <w:del w:id="82" w:author="漫星" w:date="2025-11-14T18:26:00Z">
              <w:r>
                <w:rPr>
                  <w:rFonts w:ascii="宋体" w:eastAsia="宋体" w:hAnsi="宋体" w:hint="eastAsia"/>
                  <w:szCs w:val="21"/>
                </w:rPr>
                <w:delText>bool</w:delText>
              </w:r>
            </w:del>
          </w:p>
        </w:tc>
      </w:tr>
      <w:tr w:rsidR="005E3B46" w14:paraId="2825DE28"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76F26E71" w14:textId="77777777" w:rsidR="005E3B46" w:rsidRDefault="00000000">
            <w:pPr>
              <w:spacing w:line="360" w:lineRule="auto"/>
              <w:jc w:val="center"/>
              <w:rPr>
                <w:rFonts w:ascii="宋体" w:eastAsia="宋体" w:hAnsi="宋体" w:hint="eastAsia"/>
                <w:szCs w:val="21"/>
              </w:rPr>
            </w:pPr>
            <w:r>
              <w:rPr>
                <w:rFonts w:ascii="宋体" w:eastAsia="宋体" w:hAnsi="宋体"/>
                <w:szCs w:val="21"/>
              </w:rPr>
              <w:t>返回用户密码</w:t>
            </w:r>
          </w:p>
        </w:tc>
        <w:tc>
          <w:tcPr>
            <w:tcW w:w="2977" w:type="dxa"/>
            <w:tcBorders>
              <w:top w:val="single" w:sz="4" w:space="0" w:color="auto"/>
              <w:left w:val="single" w:sz="4" w:space="0" w:color="auto"/>
              <w:bottom w:val="single" w:sz="4" w:space="0" w:color="auto"/>
              <w:right w:val="single" w:sz="4" w:space="0" w:color="auto"/>
            </w:tcBorders>
          </w:tcPr>
          <w:p w14:paraId="4D83E241" w14:textId="77777777" w:rsidR="005E3B46" w:rsidRDefault="00000000">
            <w:pPr>
              <w:spacing w:line="360" w:lineRule="auto"/>
              <w:jc w:val="center"/>
              <w:rPr>
                <w:rFonts w:ascii="宋体" w:eastAsia="宋体" w:hAnsi="宋体" w:hint="eastAsia"/>
                <w:szCs w:val="21"/>
              </w:rPr>
            </w:pPr>
            <w:r>
              <w:rPr>
                <w:rFonts w:ascii="宋体" w:eastAsia="宋体" w:hAnsi="宋体"/>
                <w:szCs w:val="21"/>
              </w:rPr>
              <w:t>getUserPassword()</w:t>
            </w:r>
          </w:p>
        </w:tc>
        <w:tc>
          <w:tcPr>
            <w:tcW w:w="1702" w:type="dxa"/>
            <w:tcBorders>
              <w:top w:val="single" w:sz="4" w:space="0" w:color="auto"/>
              <w:left w:val="single" w:sz="4" w:space="0" w:color="auto"/>
              <w:bottom w:val="single" w:sz="4" w:space="0" w:color="auto"/>
              <w:right w:val="single" w:sz="4" w:space="0" w:color="auto"/>
            </w:tcBorders>
          </w:tcPr>
          <w:p w14:paraId="578BC588"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5BE67852"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4FC85FA6" w14:textId="77777777" w:rsidR="005E3B46" w:rsidRDefault="00000000">
            <w:pPr>
              <w:spacing w:line="360" w:lineRule="auto"/>
              <w:jc w:val="center"/>
              <w:rPr>
                <w:rFonts w:ascii="宋体" w:eastAsia="宋体" w:hAnsi="宋体" w:hint="eastAsia"/>
                <w:szCs w:val="21"/>
              </w:rPr>
            </w:pPr>
            <w:r>
              <w:rPr>
                <w:rFonts w:ascii="宋体" w:eastAsia="宋体" w:hAnsi="宋体"/>
                <w:szCs w:val="21"/>
              </w:rPr>
              <w:t>设置用户密码</w:t>
            </w:r>
          </w:p>
        </w:tc>
        <w:tc>
          <w:tcPr>
            <w:tcW w:w="2977" w:type="dxa"/>
            <w:tcBorders>
              <w:top w:val="single" w:sz="4" w:space="0" w:color="auto"/>
              <w:left w:val="single" w:sz="4" w:space="0" w:color="auto"/>
              <w:bottom w:val="single" w:sz="4" w:space="0" w:color="auto"/>
              <w:right w:val="single" w:sz="4" w:space="0" w:color="auto"/>
            </w:tcBorders>
          </w:tcPr>
          <w:p w14:paraId="550A4935" w14:textId="77777777" w:rsidR="005E3B46" w:rsidRDefault="00000000">
            <w:pPr>
              <w:spacing w:line="360" w:lineRule="auto"/>
              <w:jc w:val="center"/>
              <w:rPr>
                <w:rFonts w:ascii="宋体" w:eastAsia="宋体" w:hAnsi="宋体" w:hint="eastAsia"/>
                <w:szCs w:val="21"/>
              </w:rPr>
            </w:pPr>
            <w:r>
              <w:rPr>
                <w:rFonts w:ascii="宋体" w:eastAsia="宋体" w:hAnsi="宋体"/>
                <w:szCs w:val="21"/>
              </w:rPr>
              <w:t>setUserPassword()</w:t>
            </w:r>
          </w:p>
        </w:tc>
        <w:tc>
          <w:tcPr>
            <w:tcW w:w="1702" w:type="dxa"/>
            <w:tcBorders>
              <w:top w:val="single" w:sz="4" w:space="0" w:color="auto"/>
              <w:left w:val="single" w:sz="4" w:space="0" w:color="auto"/>
              <w:bottom w:val="single" w:sz="4" w:space="0" w:color="auto"/>
              <w:right w:val="single" w:sz="4" w:space="0" w:color="auto"/>
            </w:tcBorders>
          </w:tcPr>
          <w:p w14:paraId="06A7514C" w14:textId="77777777" w:rsidR="005E3B46" w:rsidRDefault="00000000">
            <w:pPr>
              <w:spacing w:line="360" w:lineRule="auto"/>
              <w:jc w:val="center"/>
              <w:rPr>
                <w:rFonts w:ascii="宋体" w:eastAsia="宋体" w:hAnsi="宋体" w:hint="eastAsia"/>
                <w:szCs w:val="21"/>
              </w:rPr>
            </w:pPr>
            <w:r>
              <w:rPr>
                <w:rFonts w:ascii="宋体" w:eastAsia="宋体" w:hAnsi="宋体"/>
                <w:szCs w:val="21"/>
              </w:rPr>
              <w:t>bool</w:t>
            </w:r>
          </w:p>
        </w:tc>
      </w:tr>
    </w:tbl>
    <w:p w14:paraId="33A2C5F8" w14:textId="77777777" w:rsidR="005E3B46" w:rsidRDefault="005E3B46">
      <w:pPr>
        <w:spacing w:line="360" w:lineRule="auto"/>
        <w:jc w:val="center"/>
        <w:rPr>
          <w:rFonts w:ascii="宋体" w:eastAsia="宋体" w:hAnsi="宋体" w:hint="eastAsia"/>
          <w:szCs w:val="21"/>
        </w:rPr>
      </w:pPr>
    </w:p>
    <w:p w14:paraId="06918F51" w14:textId="77777777" w:rsidR="005E3B46" w:rsidRDefault="00000000">
      <w:pPr>
        <w:spacing w:line="360" w:lineRule="auto"/>
        <w:jc w:val="left"/>
        <w:rPr>
          <w:rFonts w:ascii="宋体" w:eastAsia="宋体" w:hAnsi="宋体" w:hint="eastAsia"/>
          <w:b/>
          <w:bCs/>
          <w:szCs w:val="21"/>
        </w:rPr>
      </w:pPr>
      <w:r>
        <w:rPr>
          <w:rFonts w:ascii="宋体" w:eastAsia="宋体" w:hAnsi="宋体" w:hint="eastAsia"/>
          <w:b/>
          <w:bCs/>
          <w:szCs w:val="21"/>
        </w:rPr>
        <w:t>类名：Administrator</w:t>
      </w:r>
      <w:r>
        <w:rPr>
          <w:rFonts w:ascii="宋体" w:eastAsia="宋体" w:hAnsi="宋体"/>
          <w:b/>
          <w:bCs/>
          <w:szCs w:val="21"/>
        </w:rPr>
        <w:t>（</w:t>
      </w:r>
      <w:r>
        <w:rPr>
          <w:rFonts w:ascii="宋体" w:eastAsia="宋体" w:hAnsi="宋体" w:hint="eastAsia"/>
          <w:b/>
          <w:bCs/>
          <w:szCs w:val="21"/>
        </w:rPr>
        <w:t>管理员</w:t>
      </w:r>
      <w:r>
        <w:rPr>
          <w:rFonts w:ascii="宋体" w:eastAsia="宋体" w:hAnsi="宋体"/>
          <w:b/>
          <w:bCs/>
          <w:szCs w:val="21"/>
        </w:rPr>
        <w:t>类）</w:t>
      </w:r>
    </w:p>
    <w:p w14:paraId="1933D033" w14:textId="77777777" w:rsidR="005E3B46" w:rsidRDefault="00000000">
      <w:pPr>
        <w:spacing w:line="360" w:lineRule="auto"/>
        <w:jc w:val="left"/>
        <w:rPr>
          <w:rFonts w:ascii="宋体" w:eastAsia="宋体" w:hAnsi="宋体" w:hint="eastAsia"/>
          <w:b/>
          <w:bCs/>
          <w:szCs w:val="21"/>
        </w:rPr>
      </w:pPr>
      <w:r>
        <w:rPr>
          <w:rFonts w:ascii="宋体" w:eastAsia="宋体" w:hAnsi="宋体"/>
          <w:b/>
          <w:bCs/>
          <w:szCs w:val="21"/>
        </w:rPr>
        <w:t xml:space="preserve">  </w:t>
      </w:r>
      <w:r>
        <w:rPr>
          <w:rFonts w:ascii="宋体" w:eastAsia="宋体" w:hAnsi="宋体"/>
          <w:b/>
          <w:bCs/>
          <w:szCs w:val="21"/>
        </w:rPr>
        <w:tab/>
        <w:t>操作表如表</w:t>
      </w:r>
      <w:r>
        <w:rPr>
          <w:rFonts w:ascii="宋体" w:eastAsia="宋体" w:hAnsi="宋体" w:hint="eastAsia"/>
          <w:b/>
          <w:bCs/>
          <w:szCs w:val="21"/>
        </w:rPr>
        <w:t>3</w:t>
      </w:r>
      <w:r>
        <w:rPr>
          <w:rFonts w:ascii="宋体" w:eastAsia="宋体" w:hAnsi="宋体"/>
          <w:b/>
          <w:bCs/>
          <w:szCs w:val="21"/>
        </w:rPr>
        <w:t>.2.2所示：</w:t>
      </w:r>
    </w:p>
    <w:p w14:paraId="73C6E9B9" w14:textId="77777777" w:rsidR="005E3B46" w:rsidRDefault="00000000">
      <w:pPr>
        <w:spacing w:line="360" w:lineRule="auto"/>
        <w:jc w:val="center"/>
        <w:rPr>
          <w:rFonts w:ascii="宋体" w:eastAsia="宋体" w:hAnsi="宋体" w:hint="eastAsia"/>
          <w:szCs w:val="21"/>
        </w:rPr>
      </w:pPr>
      <w:r>
        <w:rPr>
          <w:rFonts w:ascii="宋体" w:eastAsia="宋体" w:hAnsi="宋体"/>
          <w:szCs w:val="21"/>
        </w:rPr>
        <w:t>表</w:t>
      </w:r>
      <w:r>
        <w:rPr>
          <w:rFonts w:ascii="宋体" w:eastAsia="宋体" w:hAnsi="宋体" w:hint="eastAsia"/>
          <w:szCs w:val="21"/>
        </w:rPr>
        <w:t>3</w:t>
      </w:r>
      <w:r>
        <w:rPr>
          <w:rFonts w:ascii="宋体" w:eastAsia="宋体" w:hAnsi="宋体"/>
          <w:szCs w:val="21"/>
        </w:rPr>
        <w:t xml:space="preserve">.2.2 </w:t>
      </w:r>
      <w:r>
        <w:rPr>
          <w:rFonts w:ascii="宋体" w:eastAsia="宋体" w:hAnsi="宋体" w:hint="eastAsia"/>
          <w:szCs w:val="21"/>
        </w:rPr>
        <w:t>Administrator</w:t>
      </w:r>
      <w:r>
        <w:rPr>
          <w:rFonts w:ascii="宋体" w:eastAsia="宋体" w:hAnsi="宋体"/>
          <w:szCs w:val="21"/>
        </w:rPr>
        <w:t>类操作表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8"/>
        <w:gridCol w:w="2410"/>
        <w:gridCol w:w="1846"/>
      </w:tblGrid>
      <w:tr w:rsidR="005E3B46" w14:paraId="4C69E1E4" w14:textId="77777777">
        <w:trPr>
          <w:jc w:val="center"/>
        </w:trPr>
        <w:tc>
          <w:tcPr>
            <w:tcW w:w="2188" w:type="dxa"/>
          </w:tcPr>
          <w:p w14:paraId="31015D10" w14:textId="77777777" w:rsidR="005E3B46" w:rsidRDefault="00000000">
            <w:pPr>
              <w:spacing w:line="360" w:lineRule="auto"/>
              <w:jc w:val="center"/>
              <w:rPr>
                <w:rFonts w:ascii="宋体" w:eastAsia="宋体" w:hAnsi="宋体" w:hint="eastAsia"/>
                <w:szCs w:val="21"/>
              </w:rPr>
            </w:pPr>
            <w:r>
              <w:rPr>
                <w:rFonts w:ascii="宋体" w:eastAsia="宋体" w:hAnsi="宋体"/>
                <w:szCs w:val="21"/>
              </w:rPr>
              <w:t>中文名</w:t>
            </w:r>
          </w:p>
        </w:tc>
        <w:tc>
          <w:tcPr>
            <w:tcW w:w="2410" w:type="dxa"/>
          </w:tcPr>
          <w:p w14:paraId="1C5BF639" w14:textId="77777777" w:rsidR="005E3B46" w:rsidRDefault="00000000">
            <w:pPr>
              <w:spacing w:line="360" w:lineRule="auto"/>
              <w:jc w:val="center"/>
              <w:rPr>
                <w:rFonts w:ascii="宋体" w:eastAsia="宋体" w:hAnsi="宋体" w:hint="eastAsia"/>
                <w:szCs w:val="21"/>
              </w:rPr>
            </w:pPr>
            <w:r>
              <w:rPr>
                <w:rFonts w:ascii="宋体" w:eastAsia="宋体" w:hAnsi="宋体"/>
                <w:szCs w:val="21"/>
              </w:rPr>
              <w:t>文名</w:t>
            </w:r>
          </w:p>
        </w:tc>
        <w:tc>
          <w:tcPr>
            <w:tcW w:w="1846" w:type="dxa"/>
          </w:tcPr>
          <w:p w14:paraId="0F01A028" w14:textId="77777777" w:rsidR="005E3B46" w:rsidRDefault="00000000">
            <w:pPr>
              <w:spacing w:line="360" w:lineRule="auto"/>
              <w:jc w:val="center"/>
              <w:rPr>
                <w:rFonts w:ascii="宋体" w:eastAsia="宋体" w:hAnsi="宋体" w:hint="eastAsia"/>
                <w:szCs w:val="21"/>
              </w:rPr>
            </w:pPr>
            <w:r>
              <w:rPr>
                <w:rFonts w:ascii="宋体" w:eastAsia="宋体" w:hAnsi="宋体"/>
                <w:szCs w:val="21"/>
              </w:rPr>
              <w:t>数据类型</w:t>
            </w:r>
          </w:p>
        </w:tc>
      </w:tr>
      <w:tr w:rsidR="005E3B46" w14:paraId="04A9EA90" w14:textId="77777777">
        <w:trPr>
          <w:jc w:val="center"/>
        </w:trPr>
        <w:tc>
          <w:tcPr>
            <w:tcW w:w="2188" w:type="dxa"/>
          </w:tcPr>
          <w:p w14:paraId="150BCCFC" w14:textId="77777777" w:rsidR="005E3B46" w:rsidRDefault="00000000">
            <w:pPr>
              <w:spacing w:line="360" w:lineRule="auto"/>
              <w:jc w:val="center"/>
              <w:rPr>
                <w:rFonts w:ascii="宋体" w:eastAsia="宋体" w:hAnsi="宋体" w:hint="eastAsia"/>
                <w:szCs w:val="21"/>
              </w:rPr>
            </w:pPr>
            <w:r>
              <w:rPr>
                <w:rFonts w:ascii="宋体" w:eastAsia="宋体" w:hAnsi="宋体"/>
                <w:szCs w:val="21"/>
              </w:rPr>
              <w:t>添加用户</w:t>
            </w:r>
          </w:p>
        </w:tc>
        <w:tc>
          <w:tcPr>
            <w:tcW w:w="2410" w:type="dxa"/>
          </w:tcPr>
          <w:p w14:paraId="00C39B45" w14:textId="77777777" w:rsidR="005E3B46" w:rsidRDefault="00000000">
            <w:pPr>
              <w:spacing w:line="360" w:lineRule="auto"/>
              <w:jc w:val="center"/>
              <w:rPr>
                <w:rFonts w:ascii="宋体" w:eastAsia="宋体" w:hAnsi="宋体" w:hint="eastAsia"/>
                <w:szCs w:val="21"/>
              </w:rPr>
            </w:pPr>
            <w:r>
              <w:rPr>
                <w:rFonts w:ascii="宋体" w:eastAsia="宋体" w:hAnsi="宋体"/>
                <w:szCs w:val="21"/>
              </w:rPr>
              <w:t>addUser()</w:t>
            </w:r>
          </w:p>
        </w:tc>
        <w:tc>
          <w:tcPr>
            <w:tcW w:w="1846" w:type="dxa"/>
          </w:tcPr>
          <w:p w14:paraId="6B2850A0" w14:textId="77777777" w:rsidR="005E3B46" w:rsidRDefault="00000000">
            <w:pPr>
              <w:spacing w:line="360" w:lineRule="auto"/>
              <w:jc w:val="center"/>
              <w:rPr>
                <w:rFonts w:ascii="宋体" w:eastAsia="宋体" w:hAnsi="宋体" w:hint="eastAsia"/>
                <w:szCs w:val="21"/>
              </w:rPr>
            </w:pPr>
            <w:r>
              <w:rPr>
                <w:rFonts w:ascii="宋体" w:eastAsia="宋体" w:hAnsi="宋体"/>
                <w:szCs w:val="21"/>
              </w:rPr>
              <w:t>bool</w:t>
            </w:r>
          </w:p>
        </w:tc>
      </w:tr>
      <w:tr w:rsidR="005E3B46" w14:paraId="329E6440" w14:textId="77777777">
        <w:trPr>
          <w:jc w:val="center"/>
        </w:trPr>
        <w:tc>
          <w:tcPr>
            <w:tcW w:w="2188" w:type="dxa"/>
          </w:tcPr>
          <w:p w14:paraId="05984CA4"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删除用户</w:t>
            </w:r>
          </w:p>
        </w:tc>
        <w:tc>
          <w:tcPr>
            <w:tcW w:w="2410" w:type="dxa"/>
          </w:tcPr>
          <w:p w14:paraId="3EC0D724"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dele</w:t>
            </w:r>
            <w:r>
              <w:rPr>
                <w:rFonts w:ascii="宋体" w:eastAsia="宋体" w:hAnsi="宋体"/>
                <w:szCs w:val="21"/>
              </w:rPr>
              <w:t>teUser()</w:t>
            </w:r>
          </w:p>
        </w:tc>
        <w:tc>
          <w:tcPr>
            <w:tcW w:w="1846" w:type="dxa"/>
          </w:tcPr>
          <w:p w14:paraId="070A5653"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bool</w:t>
            </w:r>
          </w:p>
        </w:tc>
      </w:tr>
      <w:tr w:rsidR="005E3B46" w14:paraId="3187478F" w14:textId="77777777">
        <w:trPr>
          <w:jc w:val="center"/>
        </w:trPr>
        <w:tc>
          <w:tcPr>
            <w:tcW w:w="2188" w:type="dxa"/>
          </w:tcPr>
          <w:p w14:paraId="0178CAA3" w14:textId="77777777" w:rsidR="005E3B46" w:rsidRDefault="00000000">
            <w:pPr>
              <w:spacing w:line="360" w:lineRule="auto"/>
              <w:jc w:val="center"/>
              <w:rPr>
                <w:rFonts w:ascii="宋体" w:eastAsia="宋体" w:hAnsi="宋体" w:hint="eastAsia"/>
                <w:szCs w:val="21"/>
              </w:rPr>
            </w:pPr>
            <w:r>
              <w:rPr>
                <w:rFonts w:ascii="宋体" w:eastAsia="宋体" w:hAnsi="宋体"/>
                <w:szCs w:val="21"/>
              </w:rPr>
              <w:t>返回用户ID</w:t>
            </w:r>
          </w:p>
        </w:tc>
        <w:tc>
          <w:tcPr>
            <w:tcW w:w="2410" w:type="dxa"/>
          </w:tcPr>
          <w:p w14:paraId="12028B76" w14:textId="77777777" w:rsidR="005E3B46" w:rsidRDefault="00000000">
            <w:pPr>
              <w:spacing w:line="360" w:lineRule="auto"/>
              <w:jc w:val="center"/>
              <w:rPr>
                <w:rFonts w:ascii="宋体" w:eastAsia="宋体" w:hAnsi="宋体" w:hint="eastAsia"/>
                <w:szCs w:val="21"/>
              </w:rPr>
            </w:pPr>
            <w:r>
              <w:rPr>
                <w:rFonts w:ascii="宋体" w:eastAsia="宋体" w:hAnsi="宋体"/>
                <w:szCs w:val="21"/>
              </w:rPr>
              <w:t>getUserID()</w:t>
            </w:r>
          </w:p>
        </w:tc>
        <w:tc>
          <w:tcPr>
            <w:tcW w:w="1846" w:type="dxa"/>
          </w:tcPr>
          <w:p w14:paraId="06ACE2D9"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242390C8" w14:textId="77777777">
        <w:trPr>
          <w:jc w:val="center"/>
        </w:trPr>
        <w:tc>
          <w:tcPr>
            <w:tcW w:w="2188" w:type="dxa"/>
          </w:tcPr>
          <w:p w14:paraId="2DD0F4EE" w14:textId="77777777" w:rsidR="005E3B46" w:rsidRDefault="00000000">
            <w:pPr>
              <w:spacing w:line="360" w:lineRule="auto"/>
              <w:jc w:val="center"/>
              <w:rPr>
                <w:rFonts w:ascii="宋体" w:eastAsia="宋体" w:hAnsi="宋体" w:hint="eastAsia"/>
                <w:szCs w:val="21"/>
              </w:rPr>
            </w:pPr>
            <w:r>
              <w:rPr>
                <w:rFonts w:ascii="宋体" w:eastAsia="宋体" w:hAnsi="宋体"/>
                <w:szCs w:val="21"/>
              </w:rPr>
              <w:t>返回用户</w:t>
            </w:r>
            <w:r>
              <w:rPr>
                <w:rFonts w:ascii="宋体" w:eastAsia="宋体" w:hAnsi="宋体" w:hint="eastAsia"/>
                <w:szCs w:val="21"/>
              </w:rPr>
              <w:t>名</w:t>
            </w:r>
          </w:p>
        </w:tc>
        <w:tc>
          <w:tcPr>
            <w:tcW w:w="2410" w:type="dxa"/>
          </w:tcPr>
          <w:p w14:paraId="44512497" w14:textId="77777777" w:rsidR="005E3B46" w:rsidRDefault="00000000">
            <w:pPr>
              <w:spacing w:line="360" w:lineRule="auto"/>
              <w:jc w:val="center"/>
              <w:rPr>
                <w:rFonts w:ascii="宋体" w:eastAsia="宋体" w:hAnsi="宋体" w:hint="eastAsia"/>
                <w:szCs w:val="21"/>
              </w:rPr>
            </w:pPr>
            <w:r>
              <w:rPr>
                <w:rFonts w:ascii="宋体" w:eastAsia="宋体" w:hAnsi="宋体"/>
                <w:szCs w:val="21"/>
              </w:rPr>
              <w:t>getUserName()</w:t>
            </w:r>
          </w:p>
        </w:tc>
        <w:tc>
          <w:tcPr>
            <w:tcW w:w="1846" w:type="dxa"/>
          </w:tcPr>
          <w:p w14:paraId="77F59A0B"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4B4CCBCE" w14:textId="77777777">
        <w:trPr>
          <w:jc w:val="center"/>
        </w:trPr>
        <w:tc>
          <w:tcPr>
            <w:tcW w:w="2188" w:type="dxa"/>
          </w:tcPr>
          <w:p w14:paraId="03761B02"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返回用户电话</w:t>
            </w:r>
          </w:p>
        </w:tc>
        <w:tc>
          <w:tcPr>
            <w:tcW w:w="2410" w:type="dxa"/>
          </w:tcPr>
          <w:p w14:paraId="64F6C0BD"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getUserPhone</w:t>
            </w:r>
            <w:r>
              <w:rPr>
                <w:rFonts w:ascii="宋体" w:eastAsia="宋体" w:hAnsi="宋体"/>
                <w:szCs w:val="21"/>
              </w:rPr>
              <w:t>()</w:t>
            </w:r>
          </w:p>
        </w:tc>
        <w:tc>
          <w:tcPr>
            <w:tcW w:w="1846" w:type="dxa"/>
          </w:tcPr>
          <w:p w14:paraId="694D0885"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5BA6A683" w14:textId="77777777">
        <w:trPr>
          <w:jc w:val="center"/>
          <w:del w:id="83" w:author="漫星" w:date="2025-11-14T18:28:00Z"/>
        </w:trPr>
        <w:tc>
          <w:tcPr>
            <w:tcW w:w="2188" w:type="dxa"/>
          </w:tcPr>
          <w:p w14:paraId="5C33707B" w14:textId="77777777" w:rsidR="005E3B46" w:rsidRDefault="00000000">
            <w:pPr>
              <w:spacing w:line="360" w:lineRule="auto"/>
              <w:jc w:val="center"/>
              <w:rPr>
                <w:del w:id="84" w:author="漫星" w:date="2025-11-14T18:28:00Z"/>
                <w:rFonts w:ascii="宋体" w:eastAsia="宋体" w:hAnsi="宋体" w:hint="eastAsia"/>
                <w:szCs w:val="21"/>
              </w:rPr>
            </w:pPr>
            <w:del w:id="85" w:author="漫星" w:date="2025-11-14T18:28:00Z">
              <w:r>
                <w:rPr>
                  <w:rFonts w:ascii="宋体" w:eastAsia="宋体" w:hAnsi="宋体" w:hint="eastAsia"/>
                  <w:szCs w:val="21"/>
                </w:rPr>
                <w:delText>返回用户邮箱</w:delText>
              </w:r>
            </w:del>
          </w:p>
        </w:tc>
        <w:tc>
          <w:tcPr>
            <w:tcW w:w="2410" w:type="dxa"/>
          </w:tcPr>
          <w:p w14:paraId="3C6F05EF" w14:textId="77777777" w:rsidR="005E3B46" w:rsidRDefault="00000000">
            <w:pPr>
              <w:spacing w:line="360" w:lineRule="auto"/>
              <w:jc w:val="center"/>
              <w:rPr>
                <w:del w:id="86" w:author="漫星" w:date="2025-11-14T18:28:00Z"/>
                <w:rFonts w:ascii="宋体" w:eastAsia="宋体" w:hAnsi="宋体" w:hint="eastAsia"/>
                <w:szCs w:val="21"/>
              </w:rPr>
            </w:pPr>
            <w:del w:id="87" w:author="漫星" w:date="2025-11-14T18:28:00Z">
              <w:r>
                <w:rPr>
                  <w:rFonts w:ascii="宋体" w:eastAsia="宋体" w:hAnsi="宋体" w:hint="eastAsia"/>
                  <w:szCs w:val="21"/>
                </w:rPr>
                <w:delText>getUser</w:delText>
              </w:r>
              <w:r>
                <w:rPr>
                  <w:rFonts w:ascii="宋体" w:eastAsia="宋体" w:hAnsi="宋体"/>
                  <w:szCs w:val="21"/>
                </w:rPr>
                <w:delText>M</w:delText>
              </w:r>
              <w:r>
                <w:rPr>
                  <w:rFonts w:ascii="宋体" w:eastAsia="宋体" w:hAnsi="宋体" w:hint="eastAsia"/>
                  <w:szCs w:val="21"/>
                </w:rPr>
                <w:delText>ailbox</w:delText>
              </w:r>
              <w:r>
                <w:rPr>
                  <w:rFonts w:ascii="宋体" w:eastAsia="宋体" w:hAnsi="宋体"/>
                  <w:szCs w:val="21"/>
                </w:rPr>
                <w:delText>()</w:delText>
              </w:r>
            </w:del>
          </w:p>
        </w:tc>
        <w:tc>
          <w:tcPr>
            <w:tcW w:w="1846" w:type="dxa"/>
          </w:tcPr>
          <w:p w14:paraId="0A438735" w14:textId="77777777" w:rsidR="005E3B46" w:rsidRDefault="00000000">
            <w:pPr>
              <w:spacing w:line="360" w:lineRule="auto"/>
              <w:jc w:val="center"/>
              <w:rPr>
                <w:del w:id="88" w:author="漫星" w:date="2025-11-14T18:28:00Z"/>
                <w:rFonts w:ascii="宋体" w:eastAsia="宋体" w:hAnsi="宋体" w:hint="eastAsia"/>
                <w:szCs w:val="21"/>
              </w:rPr>
            </w:pPr>
            <w:del w:id="89" w:author="漫星" w:date="2025-11-14T18:28:00Z">
              <w:r>
                <w:rPr>
                  <w:rFonts w:ascii="宋体" w:eastAsia="宋体" w:hAnsi="宋体" w:hint="eastAsia"/>
                  <w:szCs w:val="21"/>
                </w:rPr>
                <w:delText>varchar</w:delText>
              </w:r>
            </w:del>
          </w:p>
        </w:tc>
      </w:tr>
      <w:tr w:rsidR="005E3B46" w14:paraId="31B688FB" w14:textId="77777777">
        <w:trPr>
          <w:jc w:val="center"/>
        </w:trPr>
        <w:tc>
          <w:tcPr>
            <w:tcW w:w="2188" w:type="dxa"/>
          </w:tcPr>
          <w:p w14:paraId="234EDA84" w14:textId="77777777" w:rsidR="005E3B46" w:rsidRDefault="00000000">
            <w:pPr>
              <w:spacing w:line="360" w:lineRule="auto"/>
              <w:jc w:val="center"/>
              <w:rPr>
                <w:rFonts w:ascii="宋体" w:eastAsia="宋体" w:hAnsi="宋体" w:hint="eastAsia"/>
                <w:szCs w:val="21"/>
              </w:rPr>
            </w:pPr>
            <w:r>
              <w:rPr>
                <w:rFonts w:ascii="宋体" w:eastAsia="宋体" w:hAnsi="宋体"/>
                <w:szCs w:val="21"/>
              </w:rPr>
              <w:t>返回用户密码</w:t>
            </w:r>
          </w:p>
        </w:tc>
        <w:tc>
          <w:tcPr>
            <w:tcW w:w="2410" w:type="dxa"/>
          </w:tcPr>
          <w:p w14:paraId="2321B526" w14:textId="77777777" w:rsidR="005E3B46" w:rsidRDefault="00000000">
            <w:pPr>
              <w:spacing w:line="360" w:lineRule="auto"/>
              <w:jc w:val="center"/>
              <w:rPr>
                <w:rFonts w:ascii="宋体" w:eastAsia="宋体" w:hAnsi="宋体" w:hint="eastAsia"/>
                <w:szCs w:val="21"/>
              </w:rPr>
            </w:pPr>
            <w:r>
              <w:rPr>
                <w:rFonts w:ascii="宋体" w:eastAsia="宋体" w:hAnsi="宋体"/>
                <w:szCs w:val="21"/>
              </w:rPr>
              <w:t>getUserPassword()</w:t>
            </w:r>
          </w:p>
        </w:tc>
        <w:tc>
          <w:tcPr>
            <w:tcW w:w="1846" w:type="dxa"/>
          </w:tcPr>
          <w:p w14:paraId="5F2F3950"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3E85A7E6" w14:textId="77777777">
        <w:trPr>
          <w:jc w:val="center"/>
        </w:trPr>
        <w:tc>
          <w:tcPr>
            <w:tcW w:w="2188" w:type="dxa"/>
          </w:tcPr>
          <w:p w14:paraId="42B1D3A2"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查询用户</w:t>
            </w:r>
          </w:p>
        </w:tc>
        <w:tc>
          <w:tcPr>
            <w:tcW w:w="2410" w:type="dxa"/>
          </w:tcPr>
          <w:p w14:paraId="3B10CE82" w14:textId="77777777" w:rsidR="005E3B46" w:rsidRDefault="00000000">
            <w:pPr>
              <w:spacing w:line="360" w:lineRule="auto"/>
              <w:jc w:val="center"/>
              <w:rPr>
                <w:rFonts w:ascii="宋体" w:eastAsia="宋体" w:hAnsi="宋体" w:hint="eastAsia"/>
                <w:szCs w:val="21"/>
              </w:rPr>
            </w:pPr>
            <w:r>
              <w:rPr>
                <w:rFonts w:ascii="宋体" w:eastAsia="宋体" w:hAnsi="宋体"/>
                <w:szCs w:val="21"/>
              </w:rPr>
              <w:t>searchUser()</w:t>
            </w:r>
          </w:p>
        </w:tc>
        <w:tc>
          <w:tcPr>
            <w:tcW w:w="1846" w:type="dxa"/>
          </w:tcPr>
          <w:p w14:paraId="0ECF3735"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b</w:t>
            </w:r>
            <w:r>
              <w:rPr>
                <w:rFonts w:ascii="宋体" w:eastAsia="宋体" w:hAnsi="宋体"/>
                <w:szCs w:val="21"/>
              </w:rPr>
              <w:t>ool</w:t>
            </w:r>
          </w:p>
        </w:tc>
      </w:tr>
    </w:tbl>
    <w:p w14:paraId="2886EC83" w14:textId="77777777" w:rsidR="005E3B46" w:rsidRDefault="005E3B46">
      <w:pPr>
        <w:spacing w:line="360" w:lineRule="auto"/>
        <w:jc w:val="center"/>
        <w:rPr>
          <w:rFonts w:ascii="宋体" w:eastAsia="宋体" w:hAnsi="宋体" w:hint="eastAsia"/>
          <w:szCs w:val="21"/>
        </w:rPr>
      </w:pPr>
    </w:p>
    <w:p w14:paraId="5B2C1BC7" w14:textId="77777777" w:rsidR="005E3B46" w:rsidRDefault="00000000">
      <w:pPr>
        <w:spacing w:line="360" w:lineRule="auto"/>
        <w:jc w:val="left"/>
        <w:rPr>
          <w:rFonts w:ascii="宋体" w:eastAsia="宋体" w:hAnsi="宋体" w:hint="eastAsia"/>
          <w:b/>
          <w:bCs/>
          <w:color w:val="C71D31" w:themeColor="accent6" w:themeShade="BF"/>
          <w:szCs w:val="21"/>
        </w:rPr>
      </w:pPr>
      <w:r>
        <w:rPr>
          <w:rFonts w:ascii="宋体" w:eastAsia="宋体" w:hAnsi="宋体" w:hint="eastAsia"/>
          <w:b/>
          <w:bCs/>
          <w:color w:val="C71D31" w:themeColor="accent6" w:themeShade="BF"/>
          <w:szCs w:val="21"/>
        </w:rPr>
        <w:t>类名：Ordinary</w:t>
      </w:r>
      <w:r>
        <w:rPr>
          <w:rFonts w:ascii="宋体" w:eastAsia="宋体" w:hAnsi="宋体"/>
          <w:b/>
          <w:bCs/>
          <w:color w:val="C71D31" w:themeColor="accent6" w:themeShade="BF"/>
          <w:szCs w:val="21"/>
        </w:rPr>
        <w:t>User（</w:t>
      </w:r>
      <w:r>
        <w:rPr>
          <w:rFonts w:ascii="宋体" w:eastAsia="宋体" w:hAnsi="宋体" w:hint="eastAsia"/>
          <w:b/>
          <w:bCs/>
          <w:color w:val="C71D31" w:themeColor="accent6" w:themeShade="BF"/>
          <w:szCs w:val="21"/>
        </w:rPr>
        <w:t>普通</w:t>
      </w:r>
      <w:r>
        <w:rPr>
          <w:rFonts w:ascii="宋体" w:eastAsia="宋体" w:hAnsi="宋体"/>
          <w:b/>
          <w:bCs/>
          <w:color w:val="C71D31" w:themeColor="accent6" w:themeShade="BF"/>
          <w:szCs w:val="21"/>
        </w:rPr>
        <w:t>用户类）</w:t>
      </w:r>
    </w:p>
    <w:p w14:paraId="4632985B" w14:textId="77777777" w:rsidR="005E3B46" w:rsidRDefault="00000000">
      <w:pPr>
        <w:spacing w:line="360" w:lineRule="auto"/>
        <w:jc w:val="left"/>
        <w:rPr>
          <w:rFonts w:ascii="宋体" w:eastAsia="宋体" w:hAnsi="宋体" w:hint="eastAsia"/>
          <w:b/>
          <w:bCs/>
          <w:szCs w:val="21"/>
        </w:rPr>
      </w:pPr>
      <w:r>
        <w:rPr>
          <w:rFonts w:ascii="宋体" w:eastAsia="宋体" w:hAnsi="宋体"/>
          <w:b/>
          <w:bCs/>
          <w:szCs w:val="21"/>
        </w:rPr>
        <w:t xml:space="preserve">  </w:t>
      </w:r>
      <w:r>
        <w:rPr>
          <w:rFonts w:ascii="宋体" w:eastAsia="宋体" w:hAnsi="宋体"/>
          <w:b/>
          <w:bCs/>
          <w:szCs w:val="21"/>
        </w:rPr>
        <w:tab/>
        <w:t>操作表如表</w:t>
      </w:r>
      <w:r>
        <w:rPr>
          <w:rFonts w:ascii="宋体" w:eastAsia="宋体" w:hAnsi="宋体" w:hint="eastAsia"/>
          <w:b/>
          <w:bCs/>
          <w:szCs w:val="21"/>
        </w:rPr>
        <w:t>3</w:t>
      </w:r>
      <w:r>
        <w:rPr>
          <w:rFonts w:ascii="宋体" w:eastAsia="宋体" w:hAnsi="宋体"/>
          <w:b/>
          <w:bCs/>
          <w:szCs w:val="21"/>
        </w:rPr>
        <w:t>.2.3所示：</w:t>
      </w:r>
    </w:p>
    <w:p w14:paraId="1E0BA697" w14:textId="77777777" w:rsidR="005E3B46" w:rsidRDefault="00000000">
      <w:pPr>
        <w:spacing w:line="360" w:lineRule="auto"/>
        <w:jc w:val="center"/>
        <w:rPr>
          <w:rFonts w:ascii="宋体" w:eastAsia="宋体" w:hAnsi="宋体" w:hint="eastAsia"/>
          <w:szCs w:val="21"/>
        </w:rPr>
      </w:pPr>
      <w:r>
        <w:rPr>
          <w:rFonts w:ascii="宋体" w:eastAsia="宋体" w:hAnsi="宋体"/>
          <w:szCs w:val="21"/>
        </w:rPr>
        <w:lastRenderedPageBreak/>
        <w:t>表</w:t>
      </w:r>
      <w:r>
        <w:rPr>
          <w:rFonts w:ascii="宋体" w:eastAsia="宋体" w:hAnsi="宋体" w:hint="eastAsia"/>
          <w:szCs w:val="21"/>
        </w:rPr>
        <w:t>3</w:t>
      </w:r>
      <w:r>
        <w:rPr>
          <w:rFonts w:ascii="宋体" w:eastAsia="宋体" w:hAnsi="宋体"/>
          <w:szCs w:val="21"/>
        </w:rPr>
        <w:t xml:space="preserve">.2.3 </w:t>
      </w:r>
      <w:r>
        <w:rPr>
          <w:rFonts w:ascii="宋体" w:eastAsia="宋体" w:hAnsi="宋体" w:hint="eastAsia"/>
          <w:szCs w:val="21"/>
        </w:rPr>
        <w:t>Ordinary</w:t>
      </w:r>
      <w:r>
        <w:rPr>
          <w:rFonts w:ascii="宋体" w:eastAsia="宋体" w:hAnsi="宋体"/>
          <w:szCs w:val="21"/>
        </w:rPr>
        <w:t>User类操作表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4"/>
        <w:gridCol w:w="3000"/>
        <w:gridCol w:w="1032"/>
      </w:tblGrid>
      <w:tr w:rsidR="005E3B46" w14:paraId="0B6AD8FF" w14:textId="77777777">
        <w:trPr>
          <w:jc w:val="center"/>
        </w:trPr>
        <w:tc>
          <w:tcPr>
            <w:tcW w:w="2504" w:type="dxa"/>
          </w:tcPr>
          <w:p w14:paraId="4002A5EE" w14:textId="77777777" w:rsidR="005E3B46" w:rsidRDefault="00000000">
            <w:pPr>
              <w:spacing w:line="360" w:lineRule="auto"/>
              <w:jc w:val="center"/>
              <w:rPr>
                <w:rFonts w:ascii="宋体" w:eastAsia="宋体" w:hAnsi="宋体" w:hint="eastAsia"/>
                <w:szCs w:val="21"/>
              </w:rPr>
            </w:pPr>
            <w:r>
              <w:rPr>
                <w:rFonts w:ascii="宋体" w:eastAsia="宋体" w:hAnsi="宋体"/>
                <w:szCs w:val="21"/>
              </w:rPr>
              <w:t>中文名</w:t>
            </w:r>
          </w:p>
        </w:tc>
        <w:tc>
          <w:tcPr>
            <w:tcW w:w="3000" w:type="dxa"/>
          </w:tcPr>
          <w:p w14:paraId="40A46258" w14:textId="77777777" w:rsidR="005E3B46" w:rsidRDefault="00000000">
            <w:pPr>
              <w:spacing w:line="360" w:lineRule="auto"/>
              <w:jc w:val="center"/>
              <w:rPr>
                <w:rFonts w:ascii="宋体" w:eastAsia="宋体" w:hAnsi="宋体" w:hint="eastAsia"/>
                <w:szCs w:val="21"/>
              </w:rPr>
            </w:pPr>
            <w:r>
              <w:rPr>
                <w:rFonts w:ascii="宋体" w:eastAsia="宋体" w:hAnsi="宋体"/>
                <w:szCs w:val="21"/>
              </w:rPr>
              <w:t>文名</w:t>
            </w:r>
          </w:p>
        </w:tc>
        <w:tc>
          <w:tcPr>
            <w:tcW w:w="1032" w:type="dxa"/>
          </w:tcPr>
          <w:p w14:paraId="7D5D9D5C" w14:textId="77777777" w:rsidR="005E3B46" w:rsidRDefault="00000000">
            <w:pPr>
              <w:spacing w:line="360" w:lineRule="auto"/>
              <w:jc w:val="center"/>
              <w:rPr>
                <w:rFonts w:ascii="宋体" w:eastAsia="宋体" w:hAnsi="宋体" w:hint="eastAsia"/>
                <w:szCs w:val="21"/>
              </w:rPr>
            </w:pPr>
            <w:r>
              <w:rPr>
                <w:rFonts w:ascii="宋体" w:eastAsia="宋体" w:hAnsi="宋体"/>
                <w:szCs w:val="21"/>
              </w:rPr>
              <w:t>数据类型</w:t>
            </w:r>
          </w:p>
        </w:tc>
      </w:tr>
      <w:tr w:rsidR="005E3B46" w14:paraId="44B025B0" w14:textId="77777777">
        <w:trPr>
          <w:jc w:val="center"/>
        </w:trPr>
        <w:tc>
          <w:tcPr>
            <w:tcW w:w="2504" w:type="dxa"/>
          </w:tcPr>
          <w:p w14:paraId="1D136ACE" w14:textId="77777777" w:rsidR="005E3B46" w:rsidRDefault="00000000">
            <w:pPr>
              <w:spacing w:line="360" w:lineRule="auto"/>
              <w:jc w:val="center"/>
              <w:rPr>
                <w:rFonts w:ascii="宋体" w:eastAsia="宋体" w:hAnsi="宋体" w:hint="eastAsia"/>
                <w:szCs w:val="21"/>
              </w:rPr>
            </w:pPr>
            <w:r>
              <w:rPr>
                <w:rFonts w:ascii="宋体" w:eastAsia="宋体" w:hAnsi="宋体"/>
                <w:szCs w:val="21"/>
              </w:rPr>
              <w:t>添加用户</w:t>
            </w:r>
          </w:p>
        </w:tc>
        <w:tc>
          <w:tcPr>
            <w:tcW w:w="3000" w:type="dxa"/>
          </w:tcPr>
          <w:p w14:paraId="0CF53535" w14:textId="77777777" w:rsidR="005E3B46" w:rsidRDefault="00000000">
            <w:pPr>
              <w:spacing w:line="360" w:lineRule="auto"/>
              <w:jc w:val="center"/>
              <w:rPr>
                <w:rFonts w:ascii="宋体" w:eastAsia="宋体" w:hAnsi="宋体" w:hint="eastAsia"/>
                <w:szCs w:val="21"/>
              </w:rPr>
            </w:pPr>
            <w:r>
              <w:rPr>
                <w:rFonts w:ascii="宋体" w:eastAsia="宋体" w:hAnsi="宋体"/>
                <w:szCs w:val="21"/>
              </w:rPr>
              <w:t>addUser()</w:t>
            </w:r>
          </w:p>
        </w:tc>
        <w:tc>
          <w:tcPr>
            <w:tcW w:w="1032" w:type="dxa"/>
          </w:tcPr>
          <w:p w14:paraId="3606F9F6" w14:textId="77777777" w:rsidR="005E3B46" w:rsidRDefault="00000000">
            <w:pPr>
              <w:spacing w:line="360" w:lineRule="auto"/>
              <w:jc w:val="center"/>
              <w:rPr>
                <w:rFonts w:ascii="宋体" w:eastAsia="宋体" w:hAnsi="宋体" w:hint="eastAsia"/>
                <w:szCs w:val="21"/>
              </w:rPr>
            </w:pPr>
            <w:r>
              <w:rPr>
                <w:rFonts w:ascii="宋体" w:eastAsia="宋体" w:hAnsi="宋体"/>
                <w:szCs w:val="21"/>
              </w:rPr>
              <w:t>bool</w:t>
            </w:r>
          </w:p>
        </w:tc>
      </w:tr>
      <w:tr w:rsidR="005E3B46" w14:paraId="6E6887DD" w14:textId="77777777">
        <w:trPr>
          <w:jc w:val="center"/>
        </w:trPr>
        <w:tc>
          <w:tcPr>
            <w:tcW w:w="2504" w:type="dxa"/>
          </w:tcPr>
          <w:p w14:paraId="34A2AA2E"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删除用户</w:t>
            </w:r>
          </w:p>
        </w:tc>
        <w:tc>
          <w:tcPr>
            <w:tcW w:w="3000" w:type="dxa"/>
          </w:tcPr>
          <w:p w14:paraId="5F6766FF"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dele</w:t>
            </w:r>
            <w:r>
              <w:rPr>
                <w:rFonts w:ascii="宋体" w:eastAsia="宋体" w:hAnsi="宋体"/>
                <w:szCs w:val="21"/>
              </w:rPr>
              <w:t>teUser()</w:t>
            </w:r>
          </w:p>
        </w:tc>
        <w:tc>
          <w:tcPr>
            <w:tcW w:w="1032" w:type="dxa"/>
          </w:tcPr>
          <w:p w14:paraId="1CE73EFF"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bool</w:t>
            </w:r>
          </w:p>
        </w:tc>
      </w:tr>
      <w:tr w:rsidR="005E3B46" w14:paraId="36449B3D" w14:textId="77777777">
        <w:trPr>
          <w:jc w:val="center"/>
        </w:trPr>
        <w:tc>
          <w:tcPr>
            <w:tcW w:w="2504" w:type="dxa"/>
          </w:tcPr>
          <w:p w14:paraId="3B311136" w14:textId="77777777" w:rsidR="005E3B46" w:rsidRDefault="00000000">
            <w:pPr>
              <w:spacing w:line="360" w:lineRule="auto"/>
              <w:jc w:val="center"/>
              <w:rPr>
                <w:rFonts w:ascii="宋体" w:eastAsia="宋体" w:hAnsi="宋体" w:hint="eastAsia"/>
                <w:szCs w:val="21"/>
              </w:rPr>
            </w:pPr>
            <w:r>
              <w:rPr>
                <w:rFonts w:ascii="宋体" w:eastAsia="宋体" w:hAnsi="宋体"/>
                <w:szCs w:val="21"/>
              </w:rPr>
              <w:t>返回用户ID</w:t>
            </w:r>
          </w:p>
        </w:tc>
        <w:tc>
          <w:tcPr>
            <w:tcW w:w="3000" w:type="dxa"/>
          </w:tcPr>
          <w:p w14:paraId="646E1C0E" w14:textId="77777777" w:rsidR="005E3B46" w:rsidRDefault="00000000">
            <w:pPr>
              <w:spacing w:line="360" w:lineRule="auto"/>
              <w:jc w:val="center"/>
              <w:rPr>
                <w:rFonts w:ascii="宋体" w:eastAsia="宋体" w:hAnsi="宋体" w:hint="eastAsia"/>
                <w:szCs w:val="21"/>
              </w:rPr>
            </w:pPr>
            <w:r>
              <w:rPr>
                <w:rFonts w:ascii="宋体" w:eastAsia="宋体" w:hAnsi="宋体"/>
                <w:szCs w:val="21"/>
              </w:rPr>
              <w:t>getUserID()</w:t>
            </w:r>
          </w:p>
        </w:tc>
        <w:tc>
          <w:tcPr>
            <w:tcW w:w="1032" w:type="dxa"/>
          </w:tcPr>
          <w:p w14:paraId="6F374450"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22D0686F" w14:textId="77777777">
        <w:trPr>
          <w:jc w:val="center"/>
        </w:trPr>
        <w:tc>
          <w:tcPr>
            <w:tcW w:w="2504" w:type="dxa"/>
          </w:tcPr>
          <w:p w14:paraId="0104357A" w14:textId="77777777" w:rsidR="005E3B46" w:rsidRDefault="00000000">
            <w:pPr>
              <w:spacing w:line="360" w:lineRule="auto"/>
              <w:jc w:val="center"/>
              <w:rPr>
                <w:rFonts w:ascii="宋体" w:eastAsia="宋体" w:hAnsi="宋体" w:hint="eastAsia"/>
                <w:szCs w:val="21"/>
              </w:rPr>
            </w:pPr>
            <w:r>
              <w:rPr>
                <w:rFonts w:ascii="宋体" w:eastAsia="宋体" w:hAnsi="宋体"/>
                <w:szCs w:val="21"/>
              </w:rPr>
              <w:t>设置用户ID</w:t>
            </w:r>
          </w:p>
        </w:tc>
        <w:tc>
          <w:tcPr>
            <w:tcW w:w="3000" w:type="dxa"/>
          </w:tcPr>
          <w:p w14:paraId="19843348" w14:textId="77777777" w:rsidR="005E3B46" w:rsidRDefault="00000000">
            <w:pPr>
              <w:spacing w:line="360" w:lineRule="auto"/>
              <w:jc w:val="center"/>
              <w:rPr>
                <w:rFonts w:ascii="宋体" w:eastAsia="宋体" w:hAnsi="宋体" w:hint="eastAsia"/>
                <w:szCs w:val="21"/>
              </w:rPr>
            </w:pPr>
            <w:r>
              <w:rPr>
                <w:rFonts w:ascii="宋体" w:eastAsia="宋体" w:hAnsi="宋体"/>
                <w:szCs w:val="21"/>
              </w:rPr>
              <w:t>setUserId()</w:t>
            </w:r>
          </w:p>
        </w:tc>
        <w:tc>
          <w:tcPr>
            <w:tcW w:w="1032" w:type="dxa"/>
          </w:tcPr>
          <w:p w14:paraId="7FB02034" w14:textId="77777777" w:rsidR="005E3B46" w:rsidRDefault="00000000">
            <w:pPr>
              <w:spacing w:line="360" w:lineRule="auto"/>
              <w:jc w:val="center"/>
              <w:rPr>
                <w:rFonts w:ascii="宋体" w:eastAsia="宋体" w:hAnsi="宋体" w:hint="eastAsia"/>
                <w:szCs w:val="21"/>
              </w:rPr>
            </w:pPr>
            <w:r>
              <w:rPr>
                <w:rFonts w:ascii="宋体" w:eastAsia="宋体" w:hAnsi="宋体"/>
                <w:szCs w:val="21"/>
              </w:rPr>
              <w:t>bool</w:t>
            </w:r>
          </w:p>
        </w:tc>
      </w:tr>
      <w:tr w:rsidR="005E3B46" w14:paraId="6CEAAFCB" w14:textId="77777777">
        <w:trPr>
          <w:jc w:val="center"/>
        </w:trPr>
        <w:tc>
          <w:tcPr>
            <w:tcW w:w="2504" w:type="dxa"/>
          </w:tcPr>
          <w:p w14:paraId="30433E05" w14:textId="77777777" w:rsidR="005E3B46" w:rsidRDefault="00000000">
            <w:pPr>
              <w:spacing w:line="360" w:lineRule="auto"/>
              <w:jc w:val="center"/>
              <w:rPr>
                <w:rFonts w:ascii="宋体" w:eastAsia="宋体" w:hAnsi="宋体" w:hint="eastAsia"/>
                <w:szCs w:val="21"/>
              </w:rPr>
            </w:pPr>
            <w:r>
              <w:rPr>
                <w:rFonts w:ascii="宋体" w:eastAsia="宋体" w:hAnsi="宋体"/>
                <w:szCs w:val="21"/>
              </w:rPr>
              <w:t>返回用户</w:t>
            </w:r>
            <w:r>
              <w:rPr>
                <w:rFonts w:ascii="宋体" w:eastAsia="宋体" w:hAnsi="宋体" w:hint="eastAsia"/>
                <w:szCs w:val="21"/>
              </w:rPr>
              <w:t>名</w:t>
            </w:r>
          </w:p>
        </w:tc>
        <w:tc>
          <w:tcPr>
            <w:tcW w:w="3000" w:type="dxa"/>
          </w:tcPr>
          <w:p w14:paraId="1EAF1B89" w14:textId="77777777" w:rsidR="005E3B46" w:rsidRDefault="00000000">
            <w:pPr>
              <w:spacing w:line="360" w:lineRule="auto"/>
              <w:jc w:val="center"/>
              <w:rPr>
                <w:rFonts w:ascii="宋体" w:eastAsia="宋体" w:hAnsi="宋体" w:hint="eastAsia"/>
                <w:szCs w:val="21"/>
              </w:rPr>
            </w:pPr>
            <w:r>
              <w:rPr>
                <w:rFonts w:ascii="宋体" w:eastAsia="宋体" w:hAnsi="宋体"/>
                <w:szCs w:val="21"/>
              </w:rPr>
              <w:t>getUserName()</w:t>
            </w:r>
          </w:p>
        </w:tc>
        <w:tc>
          <w:tcPr>
            <w:tcW w:w="1032" w:type="dxa"/>
          </w:tcPr>
          <w:p w14:paraId="3EC028D1"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43BED80D" w14:textId="77777777">
        <w:trPr>
          <w:jc w:val="center"/>
        </w:trPr>
        <w:tc>
          <w:tcPr>
            <w:tcW w:w="2504" w:type="dxa"/>
          </w:tcPr>
          <w:p w14:paraId="0266DEBC" w14:textId="77777777" w:rsidR="005E3B46" w:rsidRDefault="00000000">
            <w:pPr>
              <w:spacing w:line="360" w:lineRule="auto"/>
              <w:jc w:val="center"/>
              <w:rPr>
                <w:rFonts w:ascii="宋体" w:eastAsia="宋体" w:hAnsi="宋体" w:hint="eastAsia"/>
                <w:szCs w:val="21"/>
              </w:rPr>
            </w:pPr>
            <w:r>
              <w:rPr>
                <w:rFonts w:ascii="宋体" w:eastAsia="宋体" w:hAnsi="宋体"/>
                <w:szCs w:val="21"/>
              </w:rPr>
              <w:t>设置用户</w:t>
            </w:r>
            <w:r>
              <w:rPr>
                <w:rFonts w:ascii="宋体" w:eastAsia="宋体" w:hAnsi="宋体" w:hint="eastAsia"/>
                <w:szCs w:val="21"/>
              </w:rPr>
              <w:t>名</w:t>
            </w:r>
          </w:p>
        </w:tc>
        <w:tc>
          <w:tcPr>
            <w:tcW w:w="3000" w:type="dxa"/>
          </w:tcPr>
          <w:p w14:paraId="3F7B79A2" w14:textId="77777777" w:rsidR="005E3B46" w:rsidRDefault="00000000">
            <w:pPr>
              <w:spacing w:line="360" w:lineRule="auto"/>
              <w:jc w:val="center"/>
              <w:rPr>
                <w:rFonts w:ascii="宋体" w:eastAsia="宋体" w:hAnsi="宋体" w:hint="eastAsia"/>
                <w:szCs w:val="21"/>
              </w:rPr>
            </w:pPr>
            <w:r>
              <w:rPr>
                <w:rFonts w:ascii="宋体" w:eastAsia="宋体" w:hAnsi="宋体"/>
                <w:szCs w:val="21"/>
              </w:rPr>
              <w:t>setUserName()</w:t>
            </w:r>
          </w:p>
        </w:tc>
        <w:tc>
          <w:tcPr>
            <w:tcW w:w="1032" w:type="dxa"/>
          </w:tcPr>
          <w:p w14:paraId="7EF6238D" w14:textId="77777777" w:rsidR="005E3B46" w:rsidRDefault="00000000">
            <w:pPr>
              <w:spacing w:line="360" w:lineRule="auto"/>
              <w:jc w:val="center"/>
              <w:rPr>
                <w:rFonts w:ascii="宋体" w:eastAsia="宋体" w:hAnsi="宋体" w:hint="eastAsia"/>
                <w:szCs w:val="21"/>
              </w:rPr>
            </w:pPr>
            <w:r>
              <w:rPr>
                <w:rFonts w:ascii="宋体" w:eastAsia="宋体" w:hAnsi="宋体"/>
                <w:szCs w:val="21"/>
              </w:rPr>
              <w:t>bool</w:t>
            </w:r>
          </w:p>
        </w:tc>
      </w:tr>
      <w:tr w:rsidR="005E3B46" w14:paraId="19CB4640" w14:textId="77777777">
        <w:trPr>
          <w:jc w:val="center"/>
        </w:trPr>
        <w:tc>
          <w:tcPr>
            <w:tcW w:w="2504" w:type="dxa"/>
          </w:tcPr>
          <w:p w14:paraId="0B734012"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返回用户电话</w:t>
            </w:r>
          </w:p>
        </w:tc>
        <w:tc>
          <w:tcPr>
            <w:tcW w:w="3000" w:type="dxa"/>
          </w:tcPr>
          <w:p w14:paraId="5F6DA1BE"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getUserPhone</w:t>
            </w:r>
            <w:r>
              <w:rPr>
                <w:rFonts w:ascii="宋体" w:eastAsia="宋体" w:hAnsi="宋体"/>
                <w:szCs w:val="21"/>
              </w:rPr>
              <w:t>()</w:t>
            </w:r>
          </w:p>
        </w:tc>
        <w:tc>
          <w:tcPr>
            <w:tcW w:w="1032" w:type="dxa"/>
          </w:tcPr>
          <w:p w14:paraId="0BE2E080"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1CE0B5D6" w14:textId="77777777">
        <w:trPr>
          <w:jc w:val="center"/>
        </w:trPr>
        <w:tc>
          <w:tcPr>
            <w:tcW w:w="2504" w:type="dxa"/>
          </w:tcPr>
          <w:p w14:paraId="2652BE1F"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设置用户电话</w:t>
            </w:r>
          </w:p>
        </w:tc>
        <w:tc>
          <w:tcPr>
            <w:tcW w:w="3000" w:type="dxa"/>
          </w:tcPr>
          <w:p w14:paraId="4F547FEE"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setUserPhone ()</w:t>
            </w:r>
          </w:p>
        </w:tc>
        <w:tc>
          <w:tcPr>
            <w:tcW w:w="1032" w:type="dxa"/>
          </w:tcPr>
          <w:p w14:paraId="77BCB10A" w14:textId="77777777" w:rsidR="005E3B46" w:rsidRDefault="00000000">
            <w:pPr>
              <w:spacing w:line="360" w:lineRule="auto"/>
              <w:jc w:val="center"/>
              <w:rPr>
                <w:rFonts w:ascii="宋体" w:eastAsia="宋体" w:hAnsi="宋体" w:hint="eastAsia"/>
                <w:szCs w:val="21"/>
              </w:rPr>
            </w:pPr>
            <w:r>
              <w:rPr>
                <w:rFonts w:ascii="宋体" w:eastAsia="宋体" w:hAnsi="宋体"/>
                <w:szCs w:val="21"/>
              </w:rPr>
              <w:t>b</w:t>
            </w:r>
            <w:r>
              <w:rPr>
                <w:rFonts w:ascii="宋体" w:eastAsia="宋体" w:hAnsi="宋体" w:hint="eastAsia"/>
                <w:szCs w:val="21"/>
              </w:rPr>
              <w:t>ool</w:t>
            </w:r>
          </w:p>
        </w:tc>
      </w:tr>
      <w:tr w:rsidR="005E3B46" w14:paraId="49291CDE" w14:textId="77777777">
        <w:trPr>
          <w:jc w:val="center"/>
          <w:del w:id="90" w:author="漫星" w:date="2025-11-14T18:29:00Z"/>
        </w:trPr>
        <w:tc>
          <w:tcPr>
            <w:tcW w:w="2504" w:type="dxa"/>
          </w:tcPr>
          <w:p w14:paraId="73AC871D" w14:textId="77777777" w:rsidR="005E3B46" w:rsidRDefault="00000000">
            <w:pPr>
              <w:spacing w:line="360" w:lineRule="auto"/>
              <w:jc w:val="center"/>
              <w:rPr>
                <w:del w:id="91" w:author="漫星" w:date="2025-11-14T18:29:00Z"/>
                <w:rFonts w:ascii="宋体" w:eastAsia="宋体" w:hAnsi="宋体" w:hint="eastAsia"/>
                <w:szCs w:val="21"/>
              </w:rPr>
            </w:pPr>
            <w:del w:id="92" w:author="漫星" w:date="2025-11-14T18:29:00Z">
              <w:r>
                <w:rPr>
                  <w:rFonts w:ascii="宋体" w:eastAsia="宋体" w:hAnsi="宋体" w:hint="eastAsia"/>
                  <w:szCs w:val="21"/>
                </w:rPr>
                <w:delText>返回用户邮箱</w:delText>
              </w:r>
            </w:del>
          </w:p>
        </w:tc>
        <w:tc>
          <w:tcPr>
            <w:tcW w:w="3000" w:type="dxa"/>
          </w:tcPr>
          <w:p w14:paraId="3CC86277" w14:textId="77777777" w:rsidR="005E3B46" w:rsidRDefault="00000000">
            <w:pPr>
              <w:spacing w:line="360" w:lineRule="auto"/>
              <w:jc w:val="center"/>
              <w:rPr>
                <w:del w:id="93" w:author="漫星" w:date="2025-11-14T18:29:00Z"/>
                <w:rFonts w:ascii="宋体" w:eastAsia="宋体" w:hAnsi="宋体" w:hint="eastAsia"/>
                <w:szCs w:val="21"/>
              </w:rPr>
            </w:pPr>
            <w:del w:id="94" w:author="漫星" w:date="2025-11-14T18:29:00Z">
              <w:r>
                <w:rPr>
                  <w:rFonts w:ascii="宋体" w:eastAsia="宋体" w:hAnsi="宋体" w:hint="eastAsia"/>
                  <w:szCs w:val="21"/>
                </w:rPr>
                <w:delText>getUser</w:delText>
              </w:r>
              <w:r>
                <w:rPr>
                  <w:rFonts w:ascii="宋体" w:eastAsia="宋体" w:hAnsi="宋体"/>
                  <w:szCs w:val="21"/>
                </w:rPr>
                <w:delText>M</w:delText>
              </w:r>
              <w:r>
                <w:rPr>
                  <w:rFonts w:ascii="宋体" w:eastAsia="宋体" w:hAnsi="宋体" w:hint="eastAsia"/>
                  <w:szCs w:val="21"/>
                </w:rPr>
                <w:delText>ailbox</w:delText>
              </w:r>
              <w:r>
                <w:rPr>
                  <w:rFonts w:ascii="宋体" w:eastAsia="宋体" w:hAnsi="宋体"/>
                  <w:szCs w:val="21"/>
                </w:rPr>
                <w:delText>()</w:delText>
              </w:r>
            </w:del>
          </w:p>
        </w:tc>
        <w:tc>
          <w:tcPr>
            <w:tcW w:w="1032" w:type="dxa"/>
          </w:tcPr>
          <w:p w14:paraId="6E763DAE" w14:textId="77777777" w:rsidR="005E3B46" w:rsidRDefault="00000000">
            <w:pPr>
              <w:spacing w:line="360" w:lineRule="auto"/>
              <w:jc w:val="center"/>
              <w:rPr>
                <w:del w:id="95" w:author="漫星" w:date="2025-11-14T18:29:00Z"/>
                <w:rFonts w:ascii="宋体" w:eastAsia="宋体" w:hAnsi="宋体" w:hint="eastAsia"/>
                <w:szCs w:val="21"/>
              </w:rPr>
            </w:pPr>
            <w:del w:id="96" w:author="漫星" w:date="2025-11-14T18:29:00Z">
              <w:r>
                <w:rPr>
                  <w:rFonts w:ascii="宋体" w:eastAsia="宋体" w:hAnsi="宋体" w:hint="eastAsia"/>
                  <w:szCs w:val="21"/>
                </w:rPr>
                <w:delText>varchar</w:delText>
              </w:r>
            </w:del>
          </w:p>
        </w:tc>
      </w:tr>
      <w:tr w:rsidR="005E3B46" w14:paraId="44A3B94C" w14:textId="77777777">
        <w:trPr>
          <w:jc w:val="center"/>
          <w:del w:id="97" w:author="漫星" w:date="2025-11-14T18:29:00Z"/>
        </w:trPr>
        <w:tc>
          <w:tcPr>
            <w:tcW w:w="2504" w:type="dxa"/>
          </w:tcPr>
          <w:p w14:paraId="494556C7" w14:textId="77777777" w:rsidR="005E3B46" w:rsidRDefault="00000000">
            <w:pPr>
              <w:spacing w:line="360" w:lineRule="auto"/>
              <w:jc w:val="center"/>
              <w:rPr>
                <w:del w:id="98" w:author="漫星" w:date="2025-11-14T18:29:00Z"/>
                <w:rFonts w:ascii="宋体" w:eastAsia="宋体" w:hAnsi="宋体" w:hint="eastAsia"/>
                <w:szCs w:val="21"/>
              </w:rPr>
            </w:pPr>
            <w:del w:id="99" w:author="漫星" w:date="2025-11-14T18:29:00Z">
              <w:r>
                <w:rPr>
                  <w:rFonts w:ascii="宋体" w:eastAsia="宋体" w:hAnsi="宋体" w:hint="eastAsia"/>
                  <w:szCs w:val="21"/>
                </w:rPr>
                <w:delText>设置用户邮箱</w:delText>
              </w:r>
            </w:del>
          </w:p>
        </w:tc>
        <w:tc>
          <w:tcPr>
            <w:tcW w:w="3000" w:type="dxa"/>
          </w:tcPr>
          <w:p w14:paraId="041ED9E0" w14:textId="77777777" w:rsidR="005E3B46" w:rsidRDefault="00000000">
            <w:pPr>
              <w:spacing w:line="360" w:lineRule="auto"/>
              <w:jc w:val="center"/>
              <w:rPr>
                <w:del w:id="100" w:author="漫星" w:date="2025-11-14T18:29:00Z"/>
                <w:rFonts w:ascii="宋体" w:eastAsia="宋体" w:hAnsi="宋体" w:hint="eastAsia"/>
                <w:szCs w:val="21"/>
              </w:rPr>
            </w:pPr>
            <w:del w:id="101" w:author="漫星" w:date="2025-11-14T18:29:00Z">
              <w:r>
                <w:rPr>
                  <w:rFonts w:ascii="宋体" w:eastAsia="宋体" w:hAnsi="宋体" w:hint="eastAsia"/>
                  <w:szCs w:val="21"/>
                </w:rPr>
                <w:delText>setUser</w:delText>
              </w:r>
              <w:r>
                <w:rPr>
                  <w:rFonts w:ascii="宋体" w:eastAsia="宋体" w:hAnsi="宋体"/>
                  <w:szCs w:val="21"/>
                </w:rPr>
                <w:delText>M</w:delText>
              </w:r>
              <w:r>
                <w:rPr>
                  <w:rFonts w:ascii="宋体" w:eastAsia="宋体" w:hAnsi="宋体" w:hint="eastAsia"/>
                  <w:szCs w:val="21"/>
                </w:rPr>
                <w:delText>ailbox()</w:delText>
              </w:r>
            </w:del>
          </w:p>
        </w:tc>
        <w:tc>
          <w:tcPr>
            <w:tcW w:w="1032" w:type="dxa"/>
          </w:tcPr>
          <w:p w14:paraId="2E992817" w14:textId="77777777" w:rsidR="005E3B46" w:rsidRDefault="00000000">
            <w:pPr>
              <w:spacing w:line="360" w:lineRule="auto"/>
              <w:jc w:val="center"/>
              <w:rPr>
                <w:del w:id="102" w:author="漫星" w:date="2025-11-14T18:29:00Z"/>
                <w:rFonts w:ascii="宋体" w:eastAsia="宋体" w:hAnsi="宋体" w:hint="eastAsia"/>
                <w:szCs w:val="21"/>
              </w:rPr>
            </w:pPr>
            <w:del w:id="103" w:author="漫星" w:date="2025-11-14T18:29:00Z">
              <w:r>
                <w:rPr>
                  <w:rFonts w:ascii="宋体" w:eastAsia="宋体" w:hAnsi="宋体" w:hint="eastAsia"/>
                  <w:szCs w:val="21"/>
                </w:rPr>
                <w:delText>bool</w:delText>
              </w:r>
            </w:del>
          </w:p>
        </w:tc>
      </w:tr>
      <w:tr w:rsidR="005E3B46" w14:paraId="1826A40D" w14:textId="77777777">
        <w:trPr>
          <w:jc w:val="center"/>
        </w:trPr>
        <w:tc>
          <w:tcPr>
            <w:tcW w:w="2504" w:type="dxa"/>
          </w:tcPr>
          <w:p w14:paraId="58086243" w14:textId="77777777" w:rsidR="005E3B46" w:rsidRDefault="00000000">
            <w:pPr>
              <w:spacing w:line="360" w:lineRule="auto"/>
              <w:jc w:val="center"/>
              <w:rPr>
                <w:rFonts w:ascii="宋体" w:eastAsia="宋体" w:hAnsi="宋体" w:hint="eastAsia"/>
                <w:szCs w:val="21"/>
              </w:rPr>
            </w:pPr>
            <w:r>
              <w:rPr>
                <w:rFonts w:ascii="宋体" w:eastAsia="宋体" w:hAnsi="宋体"/>
                <w:szCs w:val="21"/>
              </w:rPr>
              <w:t>返回用户密码</w:t>
            </w:r>
          </w:p>
        </w:tc>
        <w:tc>
          <w:tcPr>
            <w:tcW w:w="3000" w:type="dxa"/>
          </w:tcPr>
          <w:p w14:paraId="54AE9362" w14:textId="77777777" w:rsidR="005E3B46" w:rsidRDefault="00000000">
            <w:pPr>
              <w:spacing w:line="360" w:lineRule="auto"/>
              <w:jc w:val="center"/>
              <w:rPr>
                <w:rFonts w:ascii="宋体" w:eastAsia="宋体" w:hAnsi="宋体" w:hint="eastAsia"/>
                <w:szCs w:val="21"/>
              </w:rPr>
            </w:pPr>
            <w:r>
              <w:rPr>
                <w:rFonts w:ascii="宋体" w:eastAsia="宋体" w:hAnsi="宋体"/>
                <w:szCs w:val="21"/>
              </w:rPr>
              <w:t>getUserPassword()</w:t>
            </w:r>
          </w:p>
        </w:tc>
        <w:tc>
          <w:tcPr>
            <w:tcW w:w="1032" w:type="dxa"/>
          </w:tcPr>
          <w:p w14:paraId="4858F7C9"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7D392685" w14:textId="77777777">
        <w:trPr>
          <w:jc w:val="center"/>
        </w:trPr>
        <w:tc>
          <w:tcPr>
            <w:tcW w:w="2504" w:type="dxa"/>
          </w:tcPr>
          <w:p w14:paraId="1D704BE2" w14:textId="77777777" w:rsidR="005E3B46" w:rsidRDefault="00000000">
            <w:pPr>
              <w:spacing w:line="360" w:lineRule="auto"/>
              <w:jc w:val="center"/>
              <w:rPr>
                <w:rFonts w:ascii="宋体" w:eastAsia="宋体" w:hAnsi="宋体" w:hint="eastAsia"/>
                <w:szCs w:val="21"/>
              </w:rPr>
            </w:pPr>
            <w:r>
              <w:rPr>
                <w:rFonts w:ascii="宋体" w:eastAsia="宋体" w:hAnsi="宋体"/>
                <w:szCs w:val="21"/>
              </w:rPr>
              <w:t>设置用户密码</w:t>
            </w:r>
          </w:p>
        </w:tc>
        <w:tc>
          <w:tcPr>
            <w:tcW w:w="3000" w:type="dxa"/>
          </w:tcPr>
          <w:p w14:paraId="781BE9AD" w14:textId="77777777" w:rsidR="005E3B46" w:rsidRDefault="00000000">
            <w:pPr>
              <w:spacing w:line="360" w:lineRule="auto"/>
              <w:jc w:val="center"/>
              <w:rPr>
                <w:rFonts w:ascii="宋体" w:eastAsia="宋体" w:hAnsi="宋体" w:hint="eastAsia"/>
                <w:szCs w:val="21"/>
              </w:rPr>
            </w:pPr>
            <w:r>
              <w:rPr>
                <w:rFonts w:ascii="宋体" w:eastAsia="宋体" w:hAnsi="宋体"/>
                <w:szCs w:val="21"/>
              </w:rPr>
              <w:t>setUserPassword()</w:t>
            </w:r>
          </w:p>
        </w:tc>
        <w:tc>
          <w:tcPr>
            <w:tcW w:w="1032" w:type="dxa"/>
          </w:tcPr>
          <w:p w14:paraId="61E0841D" w14:textId="77777777" w:rsidR="005E3B46" w:rsidRDefault="00000000">
            <w:pPr>
              <w:spacing w:line="360" w:lineRule="auto"/>
              <w:jc w:val="center"/>
              <w:rPr>
                <w:rFonts w:ascii="宋体" w:eastAsia="宋体" w:hAnsi="宋体" w:hint="eastAsia"/>
                <w:szCs w:val="21"/>
              </w:rPr>
            </w:pPr>
            <w:r>
              <w:rPr>
                <w:rFonts w:ascii="宋体" w:eastAsia="宋体" w:hAnsi="宋体"/>
                <w:szCs w:val="21"/>
              </w:rPr>
              <w:t>bool</w:t>
            </w:r>
          </w:p>
        </w:tc>
      </w:tr>
      <w:tr w:rsidR="005E3B46" w14:paraId="63AEF1CF" w14:textId="77777777">
        <w:trPr>
          <w:jc w:val="center"/>
          <w:del w:id="104" w:author="漫星" w:date="2025-11-14T18:27:00Z"/>
        </w:trPr>
        <w:tc>
          <w:tcPr>
            <w:tcW w:w="2504" w:type="dxa"/>
          </w:tcPr>
          <w:p w14:paraId="1487C24B" w14:textId="77777777" w:rsidR="005E3B46" w:rsidRDefault="00000000">
            <w:pPr>
              <w:spacing w:line="360" w:lineRule="auto"/>
              <w:jc w:val="center"/>
              <w:rPr>
                <w:del w:id="105" w:author="漫星" w:date="2025-11-14T18:27:00Z"/>
                <w:rFonts w:ascii="宋体" w:eastAsia="宋体" w:hAnsi="宋体" w:hint="eastAsia"/>
                <w:szCs w:val="21"/>
              </w:rPr>
            </w:pPr>
            <w:del w:id="106" w:author="漫星" w:date="2025-11-14T18:27:00Z">
              <w:r>
                <w:rPr>
                  <w:rFonts w:ascii="宋体" w:eastAsia="宋体" w:hAnsi="宋体" w:hint="eastAsia"/>
                  <w:szCs w:val="21"/>
                </w:rPr>
                <w:delText>返回用户真实姓名</w:delText>
              </w:r>
            </w:del>
          </w:p>
        </w:tc>
        <w:tc>
          <w:tcPr>
            <w:tcW w:w="3000" w:type="dxa"/>
          </w:tcPr>
          <w:p w14:paraId="37356208" w14:textId="77777777" w:rsidR="005E3B46" w:rsidRDefault="00000000">
            <w:pPr>
              <w:spacing w:line="360" w:lineRule="auto"/>
              <w:jc w:val="center"/>
              <w:rPr>
                <w:del w:id="107" w:author="漫星" w:date="2025-11-14T18:27:00Z"/>
                <w:rFonts w:ascii="宋体" w:eastAsia="宋体" w:hAnsi="宋体" w:hint="eastAsia"/>
                <w:szCs w:val="21"/>
              </w:rPr>
            </w:pPr>
            <w:del w:id="108" w:author="漫星" w:date="2025-11-14T18:27:00Z">
              <w:r>
                <w:rPr>
                  <w:rFonts w:ascii="宋体" w:eastAsia="宋体" w:hAnsi="宋体" w:hint="eastAsia"/>
                  <w:szCs w:val="21"/>
                </w:rPr>
                <w:delText>getRea</w:delText>
              </w:r>
              <w:r>
                <w:rPr>
                  <w:rFonts w:ascii="宋体" w:eastAsia="宋体" w:hAnsi="宋体"/>
                  <w:szCs w:val="21"/>
                </w:rPr>
                <w:delText>lName()</w:delText>
              </w:r>
            </w:del>
          </w:p>
        </w:tc>
        <w:tc>
          <w:tcPr>
            <w:tcW w:w="1032" w:type="dxa"/>
          </w:tcPr>
          <w:p w14:paraId="15FE9BE2" w14:textId="77777777" w:rsidR="005E3B46" w:rsidRDefault="00000000">
            <w:pPr>
              <w:spacing w:line="360" w:lineRule="auto"/>
              <w:jc w:val="center"/>
              <w:rPr>
                <w:del w:id="109" w:author="漫星" w:date="2025-11-14T18:27:00Z"/>
                <w:rFonts w:ascii="宋体" w:eastAsia="宋体" w:hAnsi="宋体" w:hint="eastAsia"/>
                <w:szCs w:val="21"/>
              </w:rPr>
            </w:pPr>
            <w:del w:id="110" w:author="漫星" w:date="2025-11-14T18:27:00Z">
              <w:r>
                <w:rPr>
                  <w:rFonts w:ascii="宋体" w:eastAsia="宋体" w:hAnsi="宋体" w:hint="eastAsia"/>
                  <w:szCs w:val="21"/>
                </w:rPr>
                <w:delText>varchar</w:delText>
              </w:r>
            </w:del>
          </w:p>
        </w:tc>
      </w:tr>
      <w:tr w:rsidR="005E3B46" w14:paraId="0F76B266" w14:textId="77777777">
        <w:trPr>
          <w:jc w:val="center"/>
          <w:del w:id="111" w:author="漫星" w:date="2025-11-14T18:27:00Z"/>
        </w:trPr>
        <w:tc>
          <w:tcPr>
            <w:tcW w:w="2504" w:type="dxa"/>
          </w:tcPr>
          <w:p w14:paraId="497F81B1" w14:textId="77777777" w:rsidR="005E3B46" w:rsidRDefault="00000000">
            <w:pPr>
              <w:spacing w:line="360" w:lineRule="auto"/>
              <w:jc w:val="center"/>
              <w:rPr>
                <w:del w:id="112" w:author="漫星" w:date="2025-11-14T18:27:00Z"/>
                <w:rFonts w:ascii="宋体" w:eastAsia="宋体" w:hAnsi="宋体" w:hint="eastAsia"/>
                <w:szCs w:val="21"/>
              </w:rPr>
            </w:pPr>
            <w:del w:id="113" w:author="漫星" w:date="2025-11-14T18:27:00Z">
              <w:r>
                <w:rPr>
                  <w:rFonts w:ascii="宋体" w:eastAsia="宋体" w:hAnsi="宋体" w:hint="eastAsia"/>
                  <w:szCs w:val="21"/>
                </w:rPr>
                <w:delText>设置用户真实姓名</w:delText>
              </w:r>
            </w:del>
          </w:p>
        </w:tc>
        <w:tc>
          <w:tcPr>
            <w:tcW w:w="3000" w:type="dxa"/>
          </w:tcPr>
          <w:p w14:paraId="3B9F47EE" w14:textId="77777777" w:rsidR="005E3B46" w:rsidRDefault="00000000">
            <w:pPr>
              <w:spacing w:line="360" w:lineRule="auto"/>
              <w:jc w:val="center"/>
              <w:rPr>
                <w:del w:id="114" w:author="漫星" w:date="2025-11-14T18:27:00Z"/>
                <w:rFonts w:ascii="宋体" w:eastAsia="宋体" w:hAnsi="宋体" w:hint="eastAsia"/>
                <w:szCs w:val="21"/>
              </w:rPr>
            </w:pPr>
            <w:del w:id="115" w:author="漫星" w:date="2025-11-14T18:27:00Z">
              <w:r>
                <w:rPr>
                  <w:rFonts w:ascii="宋体" w:eastAsia="宋体" w:hAnsi="宋体"/>
                  <w:szCs w:val="21"/>
                </w:rPr>
                <w:delText>s</w:delText>
              </w:r>
              <w:r>
                <w:rPr>
                  <w:rFonts w:ascii="宋体" w:eastAsia="宋体" w:hAnsi="宋体" w:hint="eastAsia"/>
                  <w:szCs w:val="21"/>
                </w:rPr>
                <w:delText>etRea</w:delText>
              </w:r>
              <w:r>
                <w:rPr>
                  <w:rFonts w:ascii="宋体" w:eastAsia="宋体" w:hAnsi="宋体"/>
                  <w:szCs w:val="21"/>
                </w:rPr>
                <w:delText>lName()</w:delText>
              </w:r>
            </w:del>
          </w:p>
        </w:tc>
        <w:tc>
          <w:tcPr>
            <w:tcW w:w="1032" w:type="dxa"/>
          </w:tcPr>
          <w:p w14:paraId="68974D20" w14:textId="77777777" w:rsidR="005E3B46" w:rsidRDefault="00000000">
            <w:pPr>
              <w:spacing w:line="360" w:lineRule="auto"/>
              <w:jc w:val="center"/>
              <w:rPr>
                <w:del w:id="116" w:author="漫星" w:date="2025-11-14T18:27:00Z"/>
                <w:rFonts w:ascii="宋体" w:eastAsia="宋体" w:hAnsi="宋体" w:hint="eastAsia"/>
                <w:szCs w:val="21"/>
              </w:rPr>
            </w:pPr>
            <w:del w:id="117" w:author="漫星" w:date="2025-11-14T18:27:00Z">
              <w:r>
                <w:rPr>
                  <w:rFonts w:ascii="宋体" w:eastAsia="宋体" w:hAnsi="宋体"/>
                  <w:szCs w:val="21"/>
                </w:rPr>
                <w:delText>b</w:delText>
              </w:r>
              <w:r>
                <w:rPr>
                  <w:rFonts w:ascii="宋体" w:eastAsia="宋体" w:hAnsi="宋体" w:hint="eastAsia"/>
                  <w:szCs w:val="21"/>
                </w:rPr>
                <w:delText>ool</w:delText>
              </w:r>
            </w:del>
          </w:p>
        </w:tc>
      </w:tr>
      <w:tr w:rsidR="005E3B46" w14:paraId="0F6D5702" w14:textId="77777777">
        <w:trPr>
          <w:jc w:val="center"/>
          <w:del w:id="118" w:author="漫星" w:date="2025-11-14T18:27:00Z"/>
        </w:trPr>
        <w:tc>
          <w:tcPr>
            <w:tcW w:w="2504" w:type="dxa"/>
          </w:tcPr>
          <w:p w14:paraId="57A6AA80" w14:textId="77777777" w:rsidR="005E3B46" w:rsidRDefault="00000000">
            <w:pPr>
              <w:spacing w:line="360" w:lineRule="auto"/>
              <w:jc w:val="center"/>
              <w:rPr>
                <w:del w:id="119" w:author="漫星" w:date="2025-11-14T18:27:00Z"/>
                <w:rFonts w:ascii="宋体" w:eastAsia="宋体" w:hAnsi="宋体" w:hint="eastAsia"/>
                <w:szCs w:val="21"/>
              </w:rPr>
            </w:pPr>
            <w:del w:id="120" w:author="漫星" w:date="2025-11-14T18:27:00Z">
              <w:r>
                <w:rPr>
                  <w:rFonts w:ascii="宋体" w:eastAsia="宋体" w:hAnsi="宋体" w:hint="eastAsia"/>
                  <w:szCs w:val="21"/>
                </w:rPr>
                <w:delText>返回用户身份证号</w:delText>
              </w:r>
            </w:del>
          </w:p>
        </w:tc>
        <w:tc>
          <w:tcPr>
            <w:tcW w:w="3000" w:type="dxa"/>
          </w:tcPr>
          <w:p w14:paraId="2FE7DA3A" w14:textId="77777777" w:rsidR="005E3B46" w:rsidRDefault="00000000">
            <w:pPr>
              <w:spacing w:line="360" w:lineRule="auto"/>
              <w:jc w:val="center"/>
              <w:rPr>
                <w:del w:id="121" w:author="漫星" w:date="2025-11-14T18:27:00Z"/>
                <w:rFonts w:ascii="宋体" w:eastAsia="宋体" w:hAnsi="宋体" w:hint="eastAsia"/>
                <w:szCs w:val="21"/>
              </w:rPr>
            </w:pPr>
            <w:del w:id="122" w:author="漫星" w:date="2025-11-14T18:27:00Z">
              <w:r>
                <w:rPr>
                  <w:rFonts w:ascii="宋体" w:eastAsia="宋体" w:hAnsi="宋体" w:hint="eastAsia"/>
                  <w:szCs w:val="21"/>
                </w:rPr>
                <w:delText>g</w:delText>
              </w:r>
              <w:r>
                <w:rPr>
                  <w:rFonts w:ascii="宋体" w:eastAsia="宋体" w:hAnsi="宋体"/>
                  <w:szCs w:val="21"/>
                </w:rPr>
                <w:delText>et</w:delText>
              </w:r>
              <w:r>
                <w:rPr>
                  <w:rFonts w:ascii="宋体" w:eastAsia="宋体" w:hAnsi="宋体" w:hint="eastAsia"/>
                  <w:szCs w:val="21"/>
                </w:rPr>
                <w:delText>ID</w:delText>
              </w:r>
              <w:r>
                <w:rPr>
                  <w:rFonts w:ascii="宋体" w:eastAsia="宋体" w:hAnsi="宋体"/>
                  <w:szCs w:val="21"/>
                </w:rPr>
                <w:delText>Number()</w:delText>
              </w:r>
            </w:del>
          </w:p>
        </w:tc>
        <w:tc>
          <w:tcPr>
            <w:tcW w:w="1032" w:type="dxa"/>
          </w:tcPr>
          <w:p w14:paraId="6CABA1DC" w14:textId="77777777" w:rsidR="005E3B46" w:rsidRDefault="00000000">
            <w:pPr>
              <w:spacing w:line="360" w:lineRule="auto"/>
              <w:jc w:val="center"/>
              <w:rPr>
                <w:del w:id="123" w:author="漫星" w:date="2025-11-14T18:27:00Z"/>
                <w:rFonts w:ascii="宋体" w:eastAsia="宋体" w:hAnsi="宋体" w:hint="eastAsia"/>
                <w:szCs w:val="21"/>
              </w:rPr>
            </w:pPr>
            <w:del w:id="124" w:author="漫星" w:date="2025-11-14T18:27:00Z">
              <w:r>
                <w:rPr>
                  <w:rFonts w:ascii="宋体" w:eastAsia="宋体" w:hAnsi="宋体" w:hint="eastAsia"/>
                  <w:szCs w:val="21"/>
                </w:rPr>
                <w:delText>varchar</w:delText>
              </w:r>
            </w:del>
          </w:p>
        </w:tc>
      </w:tr>
      <w:tr w:rsidR="005E3B46" w14:paraId="118AEBB1" w14:textId="77777777">
        <w:trPr>
          <w:jc w:val="center"/>
          <w:del w:id="125" w:author="漫星" w:date="2025-11-14T18:27:00Z"/>
        </w:trPr>
        <w:tc>
          <w:tcPr>
            <w:tcW w:w="2504" w:type="dxa"/>
          </w:tcPr>
          <w:p w14:paraId="70AF925C" w14:textId="77777777" w:rsidR="005E3B46" w:rsidRDefault="00000000">
            <w:pPr>
              <w:spacing w:line="360" w:lineRule="auto"/>
              <w:jc w:val="center"/>
              <w:rPr>
                <w:del w:id="126" w:author="漫星" w:date="2025-11-14T18:27:00Z"/>
                <w:rFonts w:ascii="宋体" w:eastAsia="宋体" w:hAnsi="宋体" w:hint="eastAsia"/>
                <w:szCs w:val="21"/>
              </w:rPr>
            </w:pPr>
            <w:del w:id="127" w:author="漫星" w:date="2025-11-14T18:27:00Z">
              <w:r>
                <w:rPr>
                  <w:rFonts w:ascii="宋体" w:eastAsia="宋体" w:hAnsi="宋体" w:hint="eastAsia"/>
                  <w:szCs w:val="21"/>
                </w:rPr>
                <w:delText>设置用户身份证号</w:delText>
              </w:r>
            </w:del>
          </w:p>
        </w:tc>
        <w:tc>
          <w:tcPr>
            <w:tcW w:w="3000" w:type="dxa"/>
          </w:tcPr>
          <w:p w14:paraId="1A8EBAD3" w14:textId="77777777" w:rsidR="005E3B46" w:rsidRDefault="00000000">
            <w:pPr>
              <w:spacing w:line="360" w:lineRule="auto"/>
              <w:jc w:val="center"/>
              <w:rPr>
                <w:del w:id="128" w:author="漫星" w:date="2025-11-14T18:27:00Z"/>
                <w:rFonts w:ascii="宋体" w:eastAsia="宋体" w:hAnsi="宋体" w:hint="eastAsia"/>
                <w:szCs w:val="21"/>
              </w:rPr>
            </w:pPr>
            <w:del w:id="129" w:author="漫星" w:date="2025-11-14T18:27:00Z">
              <w:r>
                <w:rPr>
                  <w:rFonts w:ascii="宋体" w:eastAsia="宋体" w:hAnsi="宋体"/>
                  <w:szCs w:val="21"/>
                </w:rPr>
                <w:delText>set</w:delText>
              </w:r>
              <w:r>
                <w:rPr>
                  <w:rFonts w:ascii="宋体" w:eastAsia="宋体" w:hAnsi="宋体" w:hint="eastAsia"/>
                  <w:szCs w:val="21"/>
                </w:rPr>
                <w:delText>ID</w:delText>
              </w:r>
              <w:r>
                <w:rPr>
                  <w:rFonts w:ascii="宋体" w:eastAsia="宋体" w:hAnsi="宋体"/>
                  <w:szCs w:val="21"/>
                </w:rPr>
                <w:delText>Number()</w:delText>
              </w:r>
            </w:del>
          </w:p>
        </w:tc>
        <w:tc>
          <w:tcPr>
            <w:tcW w:w="1032" w:type="dxa"/>
          </w:tcPr>
          <w:p w14:paraId="70A1FD9A" w14:textId="77777777" w:rsidR="005E3B46" w:rsidRDefault="00000000">
            <w:pPr>
              <w:spacing w:line="360" w:lineRule="auto"/>
              <w:jc w:val="center"/>
              <w:rPr>
                <w:del w:id="130" w:author="漫星" w:date="2025-11-14T18:27:00Z"/>
                <w:rFonts w:ascii="宋体" w:eastAsia="宋体" w:hAnsi="宋体" w:hint="eastAsia"/>
                <w:szCs w:val="21"/>
              </w:rPr>
            </w:pPr>
            <w:del w:id="131" w:author="漫星" w:date="2025-11-14T18:27:00Z">
              <w:r>
                <w:rPr>
                  <w:rFonts w:ascii="宋体" w:eastAsia="宋体" w:hAnsi="宋体"/>
                  <w:szCs w:val="21"/>
                </w:rPr>
                <w:delText>b</w:delText>
              </w:r>
              <w:r>
                <w:rPr>
                  <w:rFonts w:ascii="宋体" w:eastAsia="宋体" w:hAnsi="宋体" w:hint="eastAsia"/>
                  <w:szCs w:val="21"/>
                </w:rPr>
                <w:delText>ool</w:delText>
              </w:r>
            </w:del>
          </w:p>
        </w:tc>
      </w:tr>
      <w:tr w:rsidR="005E3B46" w14:paraId="249BE03A" w14:textId="77777777">
        <w:trPr>
          <w:jc w:val="center"/>
        </w:trPr>
        <w:tc>
          <w:tcPr>
            <w:tcW w:w="2504" w:type="dxa"/>
          </w:tcPr>
          <w:p w14:paraId="1980AAC3"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返回用户性别</w:t>
            </w:r>
          </w:p>
        </w:tc>
        <w:tc>
          <w:tcPr>
            <w:tcW w:w="3000" w:type="dxa"/>
          </w:tcPr>
          <w:p w14:paraId="7823BCEC" w14:textId="77777777" w:rsidR="005E3B46" w:rsidRDefault="00000000">
            <w:pPr>
              <w:spacing w:line="360" w:lineRule="auto"/>
              <w:jc w:val="center"/>
              <w:rPr>
                <w:rFonts w:ascii="宋体" w:eastAsia="宋体" w:hAnsi="宋体" w:hint="eastAsia"/>
                <w:szCs w:val="21"/>
              </w:rPr>
            </w:pPr>
            <w:r>
              <w:rPr>
                <w:rFonts w:ascii="宋体" w:eastAsia="宋体" w:hAnsi="宋体"/>
                <w:szCs w:val="21"/>
              </w:rPr>
              <w:t>get</w:t>
            </w:r>
            <w:r>
              <w:rPr>
                <w:rFonts w:ascii="宋体" w:eastAsia="宋体" w:hAnsi="宋体" w:hint="eastAsia"/>
                <w:szCs w:val="21"/>
              </w:rPr>
              <w:t>G</w:t>
            </w:r>
            <w:r>
              <w:rPr>
                <w:rFonts w:ascii="宋体" w:eastAsia="宋体" w:hAnsi="宋体"/>
                <w:szCs w:val="21"/>
              </w:rPr>
              <w:t>ender()</w:t>
            </w:r>
          </w:p>
        </w:tc>
        <w:tc>
          <w:tcPr>
            <w:tcW w:w="1032" w:type="dxa"/>
          </w:tcPr>
          <w:p w14:paraId="0E13B1E2"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487513A5" w14:textId="77777777">
        <w:trPr>
          <w:jc w:val="center"/>
        </w:trPr>
        <w:tc>
          <w:tcPr>
            <w:tcW w:w="2504" w:type="dxa"/>
          </w:tcPr>
          <w:p w14:paraId="0AF5E299"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设置用户性别</w:t>
            </w:r>
          </w:p>
        </w:tc>
        <w:tc>
          <w:tcPr>
            <w:tcW w:w="3000" w:type="dxa"/>
          </w:tcPr>
          <w:p w14:paraId="1602ACAD" w14:textId="77777777" w:rsidR="005E3B46" w:rsidRDefault="00000000">
            <w:pPr>
              <w:spacing w:line="360" w:lineRule="auto"/>
              <w:jc w:val="center"/>
              <w:rPr>
                <w:rFonts w:ascii="宋体" w:eastAsia="宋体" w:hAnsi="宋体" w:hint="eastAsia"/>
                <w:szCs w:val="21"/>
              </w:rPr>
            </w:pPr>
            <w:r>
              <w:rPr>
                <w:rFonts w:ascii="宋体" w:eastAsia="宋体" w:hAnsi="宋体"/>
                <w:szCs w:val="21"/>
              </w:rPr>
              <w:t>set</w:t>
            </w:r>
            <w:r>
              <w:rPr>
                <w:rFonts w:ascii="宋体" w:eastAsia="宋体" w:hAnsi="宋体" w:hint="eastAsia"/>
                <w:szCs w:val="21"/>
              </w:rPr>
              <w:t>G</w:t>
            </w:r>
            <w:r>
              <w:rPr>
                <w:rFonts w:ascii="宋体" w:eastAsia="宋体" w:hAnsi="宋体"/>
                <w:szCs w:val="21"/>
              </w:rPr>
              <w:t>ender()</w:t>
            </w:r>
          </w:p>
        </w:tc>
        <w:tc>
          <w:tcPr>
            <w:tcW w:w="1032" w:type="dxa"/>
          </w:tcPr>
          <w:p w14:paraId="7FA718F3" w14:textId="77777777" w:rsidR="005E3B46" w:rsidRDefault="00000000">
            <w:pPr>
              <w:spacing w:line="360" w:lineRule="auto"/>
              <w:jc w:val="center"/>
              <w:rPr>
                <w:rFonts w:ascii="宋体" w:eastAsia="宋体" w:hAnsi="宋体" w:hint="eastAsia"/>
                <w:szCs w:val="21"/>
              </w:rPr>
            </w:pPr>
            <w:r>
              <w:rPr>
                <w:rFonts w:ascii="宋体" w:eastAsia="宋体" w:hAnsi="宋体"/>
                <w:szCs w:val="21"/>
              </w:rPr>
              <w:t>b</w:t>
            </w:r>
            <w:r>
              <w:rPr>
                <w:rFonts w:ascii="宋体" w:eastAsia="宋体" w:hAnsi="宋体" w:hint="eastAsia"/>
                <w:szCs w:val="21"/>
              </w:rPr>
              <w:t>ool</w:t>
            </w:r>
          </w:p>
        </w:tc>
      </w:tr>
      <w:tr w:rsidR="005E3B46" w14:paraId="609AAF41" w14:textId="77777777">
        <w:trPr>
          <w:jc w:val="center"/>
        </w:trPr>
        <w:tc>
          <w:tcPr>
            <w:tcW w:w="2504" w:type="dxa"/>
          </w:tcPr>
          <w:p w14:paraId="4E7F7409"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返回用户生日</w:t>
            </w:r>
          </w:p>
        </w:tc>
        <w:tc>
          <w:tcPr>
            <w:tcW w:w="3000" w:type="dxa"/>
          </w:tcPr>
          <w:p w14:paraId="0A9367F9" w14:textId="77777777" w:rsidR="005E3B46" w:rsidRDefault="00000000">
            <w:pPr>
              <w:spacing w:line="360" w:lineRule="auto"/>
              <w:jc w:val="center"/>
              <w:rPr>
                <w:rFonts w:ascii="宋体" w:eastAsia="宋体" w:hAnsi="宋体" w:hint="eastAsia"/>
                <w:szCs w:val="21"/>
              </w:rPr>
            </w:pPr>
            <w:r>
              <w:rPr>
                <w:rFonts w:ascii="宋体" w:eastAsia="宋体" w:hAnsi="宋体"/>
                <w:szCs w:val="21"/>
              </w:rPr>
              <w:t>getBirthday()</w:t>
            </w:r>
          </w:p>
        </w:tc>
        <w:tc>
          <w:tcPr>
            <w:tcW w:w="1032" w:type="dxa"/>
          </w:tcPr>
          <w:p w14:paraId="540861BF"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29C62CCF" w14:textId="77777777">
        <w:trPr>
          <w:jc w:val="center"/>
        </w:trPr>
        <w:tc>
          <w:tcPr>
            <w:tcW w:w="2504" w:type="dxa"/>
          </w:tcPr>
          <w:p w14:paraId="29424CC5"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设置用户生日</w:t>
            </w:r>
          </w:p>
        </w:tc>
        <w:tc>
          <w:tcPr>
            <w:tcW w:w="3000" w:type="dxa"/>
          </w:tcPr>
          <w:p w14:paraId="6F87FA94" w14:textId="77777777" w:rsidR="005E3B46" w:rsidRDefault="00000000">
            <w:pPr>
              <w:spacing w:line="360" w:lineRule="auto"/>
              <w:jc w:val="center"/>
              <w:rPr>
                <w:rFonts w:ascii="宋体" w:eastAsia="宋体" w:hAnsi="宋体" w:hint="eastAsia"/>
                <w:szCs w:val="21"/>
              </w:rPr>
            </w:pPr>
            <w:r>
              <w:rPr>
                <w:rFonts w:ascii="宋体" w:eastAsia="宋体" w:hAnsi="宋体"/>
                <w:szCs w:val="21"/>
              </w:rPr>
              <w:t>setBirthday()</w:t>
            </w:r>
          </w:p>
        </w:tc>
        <w:tc>
          <w:tcPr>
            <w:tcW w:w="1032" w:type="dxa"/>
          </w:tcPr>
          <w:p w14:paraId="4EA4F7E0" w14:textId="77777777" w:rsidR="005E3B46" w:rsidRDefault="00000000">
            <w:pPr>
              <w:spacing w:line="360" w:lineRule="auto"/>
              <w:jc w:val="center"/>
              <w:rPr>
                <w:rFonts w:ascii="宋体" w:eastAsia="宋体" w:hAnsi="宋体" w:hint="eastAsia"/>
                <w:szCs w:val="21"/>
              </w:rPr>
            </w:pPr>
            <w:r>
              <w:rPr>
                <w:rFonts w:ascii="宋体" w:eastAsia="宋体" w:hAnsi="宋体"/>
                <w:szCs w:val="21"/>
              </w:rPr>
              <w:t>b</w:t>
            </w:r>
            <w:r>
              <w:rPr>
                <w:rFonts w:ascii="宋体" w:eastAsia="宋体" w:hAnsi="宋体" w:hint="eastAsia"/>
                <w:szCs w:val="21"/>
              </w:rPr>
              <w:t>ool</w:t>
            </w:r>
          </w:p>
        </w:tc>
      </w:tr>
    </w:tbl>
    <w:p w14:paraId="32B1D246" w14:textId="77777777" w:rsidR="005E3B46" w:rsidRDefault="005E3B46">
      <w:pPr>
        <w:spacing w:line="360" w:lineRule="auto"/>
        <w:jc w:val="center"/>
        <w:rPr>
          <w:rFonts w:ascii="宋体" w:eastAsia="宋体" w:hAnsi="宋体" w:hint="eastAsia"/>
          <w:szCs w:val="21"/>
        </w:rPr>
      </w:pPr>
    </w:p>
    <w:p w14:paraId="6ADC8F6F" w14:textId="77777777" w:rsidR="005E3B46" w:rsidRDefault="00000000">
      <w:pPr>
        <w:spacing w:line="360" w:lineRule="auto"/>
        <w:jc w:val="left"/>
        <w:rPr>
          <w:rFonts w:ascii="宋体" w:eastAsia="宋体" w:hAnsi="宋体" w:hint="eastAsia"/>
          <w:b/>
          <w:bCs/>
          <w:szCs w:val="21"/>
        </w:rPr>
      </w:pPr>
      <w:r>
        <w:rPr>
          <w:rFonts w:ascii="宋体" w:eastAsia="宋体" w:hAnsi="宋体" w:hint="eastAsia"/>
          <w:b/>
          <w:bCs/>
          <w:szCs w:val="21"/>
        </w:rPr>
        <w:t>类名：Catinformation</w:t>
      </w:r>
      <w:r>
        <w:rPr>
          <w:rFonts w:ascii="宋体" w:eastAsia="宋体" w:hAnsi="宋体"/>
          <w:b/>
          <w:bCs/>
          <w:szCs w:val="21"/>
        </w:rPr>
        <w:t>（</w:t>
      </w:r>
      <w:r>
        <w:rPr>
          <w:rFonts w:ascii="宋体" w:eastAsia="宋体" w:hAnsi="宋体" w:hint="eastAsia"/>
          <w:b/>
          <w:bCs/>
          <w:szCs w:val="21"/>
        </w:rPr>
        <w:t>猫咪信息</w:t>
      </w:r>
      <w:r>
        <w:rPr>
          <w:rFonts w:ascii="宋体" w:eastAsia="宋体" w:hAnsi="宋体"/>
          <w:b/>
          <w:bCs/>
          <w:szCs w:val="21"/>
        </w:rPr>
        <w:t>类）</w:t>
      </w:r>
    </w:p>
    <w:p w14:paraId="2A778485" w14:textId="77777777" w:rsidR="005E3B46" w:rsidRDefault="00000000">
      <w:pPr>
        <w:spacing w:line="360" w:lineRule="auto"/>
        <w:jc w:val="left"/>
        <w:rPr>
          <w:rFonts w:ascii="宋体" w:eastAsia="宋体" w:hAnsi="宋体" w:hint="eastAsia"/>
          <w:b/>
          <w:bCs/>
          <w:szCs w:val="21"/>
        </w:rPr>
      </w:pPr>
      <w:r>
        <w:rPr>
          <w:rFonts w:ascii="宋体" w:eastAsia="宋体" w:hAnsi="宋体"/>
          <w:b/>
          <w:bCs/>
          <w:szCs w:val="21"/>
        </w:rPr>
        <w:t xml:space="preserve">  </w:t>
      </w:r>
      <w:r>
        <w:rPr>
          <w:rFonts w:ascii="宋体" w:eastAsia="宋体" w:hAnsi="宋体"/>
          <w:b/>
          <w:bCs/>
          <w:szCs w:val="21"/>
        </w:rPr>
        <w:tab/>
        <w:t>操作表如表</w:t>
      </w:r>
      <w:r>
        <w:rPr>
          <w:rFonts w:ascii="宋体" w:eastAsia="宋体" w:hAnsi="宋体" w:hint="eastAsia"/>
          <w:b/>
          <w:bCs/>
          <w:szCs w:val="21"/>
        </w:rPr>
        <w:t>3</w:t>
      </w:r>
      <w:r>
        <w:rPr>
          <w:rFonts w:ascii="宋体" w:eastAsia="宋体" w:hAnsi="宋体"/>
          <w:b/>
          <w:bCs/>
          <w:szCs w:val="21"/>
        </w:rPr>
        <w:t>.2.</w:t>
      </w:r>
      <w:r>
        <w:rPr>
          <w:rFonts w:ascii="宋体" w:eastAsia="宋体" w:hAnsi="宋体" w:hint="eastAsia"/>
          <w:b/>
          <w:bCs/>
          <w:szCs w:val="21"/>
        </w:rPr>
        <w:t>4</w:t>
      </w:r>
      <w:r>
        <w:rPr>
          <w:rFonts w:ascii="宋体" w:eastAsia="宋体" w:hAnsi="宋体"/>
          <w:b/>
          <w:bCs/>
          <w:szCs w:val="21"/>
        </w:rPr>
        <w:t>所示：</w:t>
      </w:r>
    </w:p>
    <w:p w14:paraId="4623AB12" w14:textId="77777777" w:rsidR="005E3B46" w:rsidRDefault="005E3B46">
      <w:pPr>
        <w:spacing w:line="360" w:lineRule="auto"/>
        <w:jc w:val="left"/>
        <w:rPr>
          <w:rFonts w:ascii="宋体" w:eastAsia="宋体" w:hAnsi="宋体" w:hint="eastAsia"/>
          <w:b/>
          <w:bCs/>
          <w:szCs w:val="21"/>
        </w:rPr>
      </w:pPr>
    </w:p>
    <w:p w14:paraId="6166B9B0" w14:textId="77777777" w:rsidR="005E3B46" w:rsidRDefault="00000000">
      <w:pPr>
        <w:spacing w:line="360" w:lineRule="auto"/>
        <w:jc w:val="center"/>
        <w:rPr>
          <w:rFonts w:ascii="宋体" w:eastAsia="宋体" w:hAnsi="宋体" w:hint="eastAsia"/>
          <w:szCs w:val="21"/>
        </w:rPr>
      </w:pPr>
      <w:r>
        <w:rPr>
          <w:rFonts w:ascii="宋体" w:eastAsia="宋体" w:hAnsi="宋体"/>
          <w:szCs w:val="21"/>
        </w:rPr>
        <w:t>表</w:t>
      </w:r>
      <w:r>
        <w:rPr>
          <w:rFonts w:ascii="宋体" w:eastAsia="宋体" w:hAnsi="宋体" w:hint="eastAsia"/>
          <w:szCs w:val="21"/>
        </w:rPr>
        <w:t>3.2.4</w:t>
      </w:r>
      <w:r>
        <w:rPr>
          <w:rFonts w:ascii="宋体" w:eastAsia="宋体" w:hAnsi="宋体"/>
          <w:szCs w:val="21"/>
        </w:rPr>
        <w:t xml:space="preserve"> </w:t>
      </w:r>
      <w:r>
        <w:rPr>
          <w:rFonts w:ascii="宋体" w:eastAsia="宋体" w:hAnsi="宋体" w:hint="eastAsia"/>
          <w:b/>
          <w:bCs/>
          <w:szCs w:val="21"/>
        </w:rPr>
        <w:t>Catinformation</w:t>
      </w:r>
      <w:r>
        <w:rPr>
          <w:rFonts w:ascii="宋体" w:eastAsia="宋体" w:hAnsi="宋体"/>
          <w:szCs w:val="21"/>
        </w:rPr>
        <w:t>类操作表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8"/>
        <w:gridCol w:w="2613"/>
        <w:gridCol w:w="1643"/>
      </w:tblGrid>
      <w:tr w:rsidR="005E3B46" w14:paraId="1ABAEF5F" w14:textId="77777777">
        <w:trPr>
          <w:jc w:val="center"/>
        </w:trPr>
        <w:tc>
          <w:tcPr>
            <w:tcW w:w="2188" w:type="dxa"/>
            <w:vAlign w:val="center"/>
          </w:tcPr>
          <w:p w14:paraId="3CEE8136" w14:textId="77777777" w:rsidR="005E3B46" w:rsidRDefault="00000000">
            <w:pPr>
              <w:spacing w:line="360" w:lineRule="auto"/>
              <w:jc w:val="left"/>
              <w:rPr>
                <w:rFonts w:ascii="宋体" w:eastAsia="宋体" w:hAnsi="宋体" w:hint="eastAsia"/>
                <w:szCs w:val="21"/>
              </w:rPr>
            </w:pPr>
            <w:r>
              <w:rPr>
                <w:rFonts w:ascii="宋体" w:eastAsia="宋体" w:hAnsi="宋体"/>
                <w:szCs w:val="21"/>
              </w:rPr>
              <w:t>中文名</w:t>
            </w:r>
          </w:p>
        </w:tc>
        <w:tc>
          <w:tcPr>
            <w:tcW w:w="2613" w:type="dxa"/>
            <w:vAlign w:val="center"/>
          </w:tcPr>
          <w:p w14:paraId="24DFBA27" w14:textId="77777777" w:rsidR="005E3B46" w:rsidRDefault="00000000">
            <w:pPr>
              <w:spacing w:line="360" w:lineRule="auto"/>
              <w:jc w:val="left"/>
              <w:rPr>
                <w:rFonts w:ascii="宋体" w:eastAsia="宋体" w:hAnsi="宋体" w:hint="eastAsia"/>
                <w:szCs w:val="21"/>
              </w:rPr>
            </w:pPr>
            <w:r>
              <w:rPr>
                <w:rFonts w:ascii="宋体" w:eastAsia="宋体" w:hAnsi="宋体"/>
                <w:szCs w:val="21"/>
              </w:rPr>
              <w:t>英文名</w:t>
            </w:r>
          </w:p>
        </w:tc>
        <w:tc>
          <w:tcPr>
            <w:tcW w:w="1643" w:type="dxa"/>
            <w:vAlign w:val="center"/>
          </w:tcPr>
          <w:p w14:paraId="35F53339" w14:textId="77777777" w:rsidR="005E3B46" w:rsidRDefault="00000000">
            <w:pPr>
              <w:spacing w:line="360" w:lineRule="auto"/>
              <w:jc w:val="left"/>
              <w:rPr>
                <w:rFonts w:ascii="宋体" w:eastAsia="宋体" w:hAnsi="宋体" w:hint="eastAsia"/>
                <w:szCs w:val="21"/>
              </w:rPr>
            </w:pPr>
            <w:r>
              <w:rPr>
                <w:rFonts w:ascii="宋体" w:eastAsia="宋体" w:hAnsi="宋体"/>
                <w:szCs w:val="21"/>
              </w:rPr>
              <w:t>数据类型</w:t>
            </w:r>
          </w:p>
        </w:tc>
      </w:tr>
      <w:tr w:rsidR="005E3B46" w14:paraId="513ED7D0" w14:textId="77777777">
        <w:trPr>
          <w:jc w:val="center"/>
        </w:trPr>
        <w:tc>
          <w:tcPr>
            <w:tcW w:w="2188" w:type="dxa"/>
            <w:vAlign w:val="center"/>
          </w:tcPr>
          <w:p w14:paraId="107DC4F0" w14:textId="77777777" w:rsidR="005E3B46" w:rsidRDefault="00000000">
            <w:pPr>
              <w:spacing w:line="360" w:lineRule="auto"/>
              <w:jc w:val="left"/>
              <w:rPr>
                <w:rFonts w:ascii="宋体" w:eastAsia="宋体" w:hAnsi="宋体" w:hint="eastAsia"/>
                <w:szCs w:val="21"/>
              </w:rPr>
            </w:pPr>
            <w:r>
              <w:rPr>
                <w:rFonts w:ascii="宋体" w:eastAsia="宋体" w:hAnsi="宋体"/>
                <w:szCs w:val="21"/>
              </w:rPr>
              <w:lastRenderedPageBreak/>
              <w:t>设置猫咪名字</w:t>
            </w:r>
          </w:p>
        </w:tc>
        <w:tc>
          <w:tcPr>
            <w:tcW w:w="2613" w:type="dxa"/>
            <w:vAlign w:val="center"/>
          </w:tcPr>
          <w:p w14:paraId="43F8F238" w14:textId="77777777" w:rsidR="005E3B46" w:rsidRDefault="00000000">
            <w:pPr>
              <w:spacing w:line="360" w:lineRule="auto"/>
              <w:jc w:val="left"/>
              <w:rPr>
                <w:rFonts w:ascii="宋体" w:eastAsia="宋体" w:hAnsi="宋体" w:hint="eastAsia"/>
                <w:szCs w:val="21"/>
              </w:rPr>
            </w:pPr>
            <w:r>
              <w:rPr>
                <w:rFonts w:ascii="宋体" w:eastAsia="宋体" w:hAnsi="宋体"/>
                <w:szCs w:val="21"/>
              </w:rPr>
              <w:t>setCatName()</w:t>
            </w:r>
          </w:p>
        </w:tc>
        <w:tc>
          <w:tcPr>
            <w:tcW w:w="1643" w:type="dxa"/>
            <w:vAlign w:val="center"/>
          </w:tcPr>
          <w:p w14:paraId="40712FAD" w14:textId="77777777" w:rsidR="005E3B46" w:rsidRDefault="00000000">
            <w:pPr>
              <w:spacing w:line="360" w:lineRule="auto"/>
              <w:jc w:val="left"/>
              <w:rPr>
                <w:rFonts w:ascii="宋体" w:eastAsia="宋体" w:hAnsi="宋体" w:hint="eastAsia"/>
                <w:szCs w:val="21"/>
              </w:rPr>
            </w:pPr>
            <w:r>
              <w:rPr>
                <w:rFonts w:ascii="宋体" w:eastAsia="宋体" w:hAnsi="宋体"/>
                <w:szCs w:val="21"/>
              </w:rPr>
              <w:t>bool</w:t>
            </w:r>
          </w:p>
        </w:tc>
      </w:tr>
      <w:tr w:rsidR="005E3B46" w14:paraId="2684CF2A" w14:textId="77777777">
        <w:trPr>
          <w:jc w:val="center"/>
        </w:trPr>
        <w:tc>
          <w:tcPr>
            <w:tcW w:w="2188" w:type="dxa"/>
            <w:vAlign w:val="center"/>
          </w:tcPr>
          <w:p w14:paraId="72EA29D7" w14:textId="77777777" w:rsidR="005E3B46" w:rsidRDefault="00000000">
            <w:pPr>
              <w:spacing w:line="360" w:lineRule="auto"/>
              <w:jc w:val="left"/>
              <w:rPr>
                <w:rFonts w:ascii="宋体" w:eastAsia="宋体" w:hAnsi="宋体" w:hint="eastAsia"/>
                <w:szCs w:val="21"/>
              </w:rPr>
            </w:pPr>
            <w:r>
              <w:rPr>
                <w:rFonts w:ascii="宋体" w:eastAsia="宋体" w:hAnsi="宋体"/>
                <w:szCs w:val="21"/>
              </w:rPr>
              <w:t>返回猫咪名字</w:t>
            </w:r>
          </w:p>
        </w:tc>
        <w:tc>
          <w:tcPr>
            <w:tcW w:w="2613" w:type="dxa"/>
            <w:vAlign w:val="center"/>
          </w:tcPr>
          <w:p w14:paraId="1C5410CC" w14:textId="77777777" w:rsidR="005E3B46" w:rsidRDefault="00000000">
            <w:pPr>
              <w:spacing w:line="360" w:lineRule="auto"/>
              <w:jc w:val="left"/>
              <w:rPr>
                <w:rFonts w:ascii="宋体" w:eastAsia="宋体" w:hAnsi="宋体" w:hint="eastAsia"/>
                <w:szCs w:val="21"/>
              </w:rPr>
            </w:pPr>
            <w:r>
              <w:rPr>
                <w:rFonts w:ascii="宋体" w:eastAsia="宋体" w:hAnsi="宋体"/>
                <w:szCs w:val="21"/>
              </w:rPr>
              <w:t>getCatName()</w:t>
            </w:r>
          </w:p>
        </w:tc>
        <w:tc>
          <w:tcPr>
            <w:tcW w:w="1643" w:type="dxa"/>
            <w:vAlign w:val="center"/>
          </w:tcPr>
          <w:p w14:paraId="601526F8"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varchar</w:t>
            </w:r>
          </w:p>
        </w:tc>
      </w:tr>
      <w:tr w:rsidR="005E3B46" w14:paraId="2B5BBB3E" w14:textId="77777777">
        <w:trPr>
          <w:jc w:val="center"/>
        </w:trPr>
        <w:tc>
          <w:tcPr>
            <w:tcW w:w="2188" w:type="dxa"/>
            <w:vAlign w:val="center"/>
          </w:tcPr>
          <w:p w14:paraId="500C3448" w14:textId="77777777" w:rsidR="005E3B46" w:rsidRDefault="00000000">
            <w:pPr>
              <w:spacing w:line="360" w:lineRule="auto"/>
              <w:jc w:val="left"/>
              <w:rPr>
                <w:rFonts w:ascii="宋体" w:eastAsia="宋体" w:hAnsi="宋体" w:hint="eastAsia"/>
                <w:szCs w:val="21"/>
              </w:rPr>
            </w:pPr>
            <w:r>
              <w:rPr>
                <w:rFonts w:ascii="宋体" w:eastAsia="宋体" w:hAnsi="宋体"/>
                <w:szCs w:val="21"/>
              </w:rPr>
              <w:t>设置猫咪品种</w:t>
            </w:r>
          </w:p>
        </w:tc>
        <w:tc>
          <w:tcPr>
            <w:tcW w:w="2613" w:type="dxa"/>
            <w:vAlign w:val="center"/>
          </w:tcPr>
          <w:p w14:paraId="7F3E8691" w14:textId="77777777" w:rsidR="005E3B46" w:rsidRDefault="00000000">
            <w:pPr>
              <w:spacing w:line="360" w:lineRule="auto"/>
              <w:jc w:val="left"/>
              <w:rPr>
                <w:rFonts w:ascii="宋体" w:eastAsia="宋体" w:hAnsi="宋体" w:hint="eastAsia"/>
                <w:szCs w:val="21"/>
              </w:rPr>
            </w:pPr>
            <w:r>
              <w:rPr>
                <w:rFonts w:ascii="宋体" w:eastAsia="宋体" w:hAnsi="宋体"/>
                <w:szCs w:val="21"/>
              </w:rPr>
              <w:t>setBreed()</w:t>
            </w:r>
          </w:p>
        </w:tc>
        <w:tc>
          <w:tcPr>
            <w:tcW w:w="1643" w:type="dxa"/>
            <w:vAlign w:val="center"/>
          </w:tcPr>
          <w:p w14:paraId="1CBD75C5" w14:textId="77777777" w:rsidR="005E3B46" w:rsidRDefault="00000000">
            <w:pPr>
              <w:spacing w:line="360" w:lineRule="auto"/>
              <w:jc w:val="left"/>
              <w:rPr>
                <w:rFonts w:ascii="宋体" w:eastAsia="宋体" w:hAnsi="宋体" w:hint="eastAsia"/>
                <w:szCs w:val="21"/>
              </w:rPr>
            </w:pPr>
            <w:r>
              <w:rPr>
                <w:rFonts w:ascii="宋体" w:eastAsia="宋体" w:hAnsi="宋体"/>
                <w:szCs w:val="21"/>
              </w:rPr>
              <w:t>bool</w:t>
            </w:r>
          </w:p>
        </w:tc>
      </w:tr>
      <w:tr w:rsidR="005E3B46" w14:paraId="2701F475" w14:textId="77777777">
        <w:trPr>
          <w:jc w:val="center"/>
        </w:trPr>
        <w:tc>
          <w:tcPr>
            <w:tcW w:w="2188" w:type="dxa"/>
            <w:vAlign w:val="center"/>
          </w:tcPr>
          <w:p w14:paraId="792B0798" w14:textId="77777777" w:rsidR="005E3B46" w:rsidRDefault="00000000">
            <w:pPr>
              <w:spacing w:line="360" w:lineRule="auto"/>
              <w:jc w:val="left"/>
              <w:rPr>
                <w:rFonts w:ascii="宋体" w:eastAsia="宋体" w:hAnsi="宋体" w:hint="eastAsia"/>
                <w:szCs w:val="21"/>
              </w:rPr>
            </w:pPr>
            <w:r>
              <w:rPr>
                <w:rFonts w:ascii="宋体" w:eastAsia="宋体" w:hAnsi="宋体"/>
                <w:szCs w:val="21"/>
              </w:rPr>
              <w:t>返回猫咪品种</w:t>
            </w:r>
          </w:p>
        </w:tc>
        <w:tc>
          <w:tcPr>
            <w:tcW w:w="2613" w:type="dxa"/>
            <w:vAlign w:val="center"/>
          </w:tcPr>
          <w:p w14:paraId="02CF5CC4" w14:textId="77777777" w:rsidR="005E3B46" w:rsidRDefault="00000000">
            <w:pPr>
              <w:spacing w:line="360" w:lineRule="auto"/>
              <w:jc w:val="left"/>
              <w:rPr>
                <w:rFonts w:ascii="宋体" w:eastAsia="宋体" w:hAnsi="宋体" w:hint="eastAsia"/>
                <w:szCs w:val="21"/>
              </w:rPr>
            </w:pPr>
            <w:r>
              <w:rPr>
                <w:rFonts w:ascii="宋体" w:eastAsia="宋体" w:hAnsi="宋体"/>
                <w:szCs w:val="21"/>
              </w:rPr>
              <w:t>getBreed()</w:t>
            </w:r>
          </w:p>
        </w:tc>
        <w:tc>
          <w:tcPr>
            <w:tcW w:w="1643" w:type="dxa"/>
            <w:vAlign w:val="center"/>
          </w:tcPr>
          <w:p w14:paraId="68267922"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varchar</w:t>
            </w:r>
          </w:p>
        </w:tc>
      </w:tr>
      <w:tr w:rsidR="005E3B46" w14:paraId="5D3FDB43" w14:textId="77777777">
        <w:trPr>
          <w:jc w:val="center"/>
        </w:trPr>
        <w:tc>
          <w:tcPr>
            <w:tcW w:w="2188" w:type="dxa"/>
            <w:vAlign w:val="center"/>
          </w:tcPr>
          <w:p w14:paraId="110BF497" w14:textId="77777777" w:rsidR="005E3B46" w:rsidRDefault="00000000">
            <w:pPr>
              <w:spacing w:line="360" w:lineRule="auto"/>
              <w:jc w:val="left"/>
              <w:rPr>
                <w:rFonts w:ascii="宋体" w:eastAsia="宋体" w:hAnsi="宋体" w:hint="eastAsia"/>
                <w:szCs w:val="21"/>
              </w:rPr>
            </w:pPr>
            <w:r>
              <w:rPr>
                <w:rFonts w:ascii="宋体" w:eastAsia="宋体" w:hAnsi="宋体"/>
                <w:szCs w:val="21"/>
              </w:rPr>
              <w:t>设置猫咪性别</w:t>
            </w:r>
          </w:p>
        </w:tc>
        <w:tc>
          <w:tcPr>
            <w:tcW w:w="2613" w:type="dxa"/>
            <w:vAlign w:val="center"/>
          </w:tcPr>
          <w:p w14:paraId="12B2EE4B" w14:textId="77777777" w:rsidR="005E3B46" w:rsidRDefault="00000000">
            <w:pPr>
              <w:spacing w:line="360" w:lineRule="auto"/>
              <w:jc w:val="left"/>
              <w:rPr>
                <w:rFonts w:ascii="宋体" w:eastAsia="宋体" w:hAnsi="宋体" w:hint="eastAsia"/>
                <w:szCs w:val="21"/>
              </w:rPr>
            </w:pPr>
            <w:r>
              <w:rPr>
                <w:rFonts w:ascii="宋体" w:eastAsia="宋体" w:hAnsi="宋体"/>
                <w:szCs w:val="21"/>
              </w:rPr>
              <w:t>setGender()</w:t>
            </w:r>
          </w:p>
        </w:tc>
        <w:tc>
          <w:tcPr>
            <w:tcW w:w="1643" w:type="dxa"/>
            <w:vAlign w:val="center"/>
          </w:tcPr>
          <w:p w14:paraId="756C77E1" w14:textId="77777777" w:rsidR="005E3B46" w:rsidRDefault="00000000">
            <w:pPr>
              <w:spacing w:line="360" w:lineRule="auto"/>
              <w:jc w:val="left"/>
              <w:rPr>
                <w:rFonts w:ascii="宋体" w:eastAsia="宋体" w:hAnsi="宋体" w:hint="eastAsia"/>
                <w:szCs w:val="21"/>
              </w:rPr>
            </w:pPr>
            <w:r>
              <w:rPr>
                <w:rFonts w:ascii="宋体" w:eastAsia="宋体" w:hAnsi="宋体"/>
                <w:szCs w:val="21"/>
              </w:rPr>
              <w:t>bool</w:t>
            </w:r>
          </w:p>
        </w:tc>
      </w:tr>
      <w:tr w:rsidR="005E3B46" w14:paraId="3FB0D3CB" w14:textId="77777777">
        <w:trPr>
          <w:jc w:val="center"/>
        </w:trPr>
        <w:tc>
          <w:tcPr>
            <w:tcW w:w="2188" w:type="dxa"/>
            <w:vAlign w:val="center"/>
          </w:tcPr>
          <w:p w14:paraId="75CB8229" w14:textId="77777777" w:rsidR="005E3B46" w:rsidRDefault="00000000">
            <w:pPr>
              <w:spacing w:line="360" w:lineRule="auto"/>
              <w:jc w:val="left"/>
              <w:rPr>
                <w:rFonts w:ascii="宋体" w:eastAsia="宋体" w:hAnsi="宋体" w:hint="eastAsia"/>
                <w:szCs w:val="21"/>
              </w:rPr>
            </w:pPr>
            <w:r>
              <w:rPr>
                <w:rFonts w:ascii="宋体" w:eastAsia="宋体" w:hAnsi="宋体"/>
                <w:szCs w:val="21"/>
              </w:rPr>
              <w:t>返回猫咪性别</w:t>
            </w:r>
          </w:p>
        </w:tc>
        <w:tc>
          <w:tcPr>
            <w:tcW w:w="2613" w:type="dxa"/>
            <w:vAlign w:val="center"/>
          </w:tcPr>
          <w:p w14:paraId="1B4D6385" w14:textId="77777777" w:rsidR="005E3B46" w:rsidRDefault="00000000">
            <w:pPr>
              <w:spacing w:line="360" w:lineRule="auto"/>
              <w:jc w:val="left"/>
              <w:rPr>
                <w:rFonts w:ascii="宋体" w:eastAsia="宋体" w:hAnsi="宋体" w:hint="eastAsia"/>
                <w:szCs w:val="21"/>
              </w:rPr>
            </w:pPr>
            <w:r>
              <w:rPr>
                <w:rFonts w:ascii="宋体" w:eastAsia="宋体" w:hAnsi="宋体"/>
                <w:szCs w:val="21"/>
              </w:rPr>
              <w:t>getGender()</w:t>
            </w:r>
          </w:p>
        </w:tc>
        <w:tc>
          <w:tcPr>
            <w:tcW w:w="1643" w:type="dxa"/>
            <w:vAlign w:val="center"/>
          </w:tcPr>
          <w:p w14:paraId="02EFAC47"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varchar</w:t>
            </w:r>
          </w:p>
        </w:tc>
      </w:tr>
      <w:tr w:rsidR="005E3B46" w14:paraId="34AB4CEB" w14:textId="77777777">
        <w:trPr>
          <w:jc w:val="center"/>
        </w:trPr>
        <w:tc>
          <w:tcPr>
            <w:tcW w:w="2188" w:type="dxa"/>
            <w:vAlign w:val="center"/>
          </w:tcPr>
          <w:p w14:paraId="7DB9EED5" w14:textId="77777777" w:rsidR="005E3B46" w:rsidRDefault="00000000">
            <w:pPr>
              <w:spacing w:line="360" w:lineRule="auto"/>
              <w:jc w:val="left"/>
              <w:rPr>
                <w:rFonts w:ascii="宋体" w:eastAsia="宋体" w:hAnsi="宋体" w:hint="eastAsia"/>
                <w:szCs w:val="21"/>
              </w:rPr>
            </w:pPr>
            <w:r>
              <w:rPr>
                <w:rFonts w:ascii="宋体" w:eastAsia="宋体" w:hAnsi="宋体"/>
                <w:szCs w:val="21"/>
              </w:rPr>
              <w:t>设置出生日期</w:t>
            </w:r>
          </w:p>
        </w:tc>
        <w:tc>
          <w:tcPr>
            <w:tcW w:w="2613" w:type="dxa"/>
            <w:vAlign w:val="center"/>
          </w:tcPr>
          <w:p w14:paraId="610C5B49" w14:textId="77777777" w:rsidR="005E3B46" w:rsidRDefault="00000000">
            <w:pPr>
              <w:spacing w:line="360" w:lineRule="auto"/>
              <w:jc w:val="left"/>
              <w:rPr>
                <w:rFonts w:ascii="宋体" w:eastAsia="宋体" w:hAnsi="宋体" w:hint="eastAsia"/>
                <w:szCs w:val="21"/>
              </w:rPr>
            </w:pPr>
            <w:r>
              <w:rPr>
                <w:rFonts w:ascii="宋体" w:eastAsia="宋体" w:hAnsi="宋体"/>
                <w:szCs w:val="21"/>
              </w:rPr>
              <w:t>setDateOfBirth()</w:t>
            </w:r>
          </w:p>
        </w:tc>
        <w:tc>
          <w:tcPr>
            <w:tcW w:w="1643" w:type="dxa"/>
            <w:vAlign w:val="center"/>
          </w:tcPr>
          <w:p w14:paraId="3216EDBD" w14:textId="77777777" w:rsidR="005E3B46" w:rsidRDefault="00000000">
            <w:pPr>
              <w:spacing w:line="360" w:lineRule="auto"/>
              <w:jc w:val="left"/>
              <w:rPr>
                <w:rFonts w:ascii="宋体" w:eastAsia="宋体" w:hAnsi="宋体" w:hint="eastAsia"/>
                <w:szCs w:val="21"/>
              </w:rPr>
            </w:pPr>
            <w:r>
              <w:rPr>
                <w:rFonts w:ascii="宋体" w:eastAsia="宋体" w:hAnsi="宋体"/>
                <w:szCs w:val="21"/>
              </w:rPr>
              <w:t>bool</w:t>
            </w:r>
          </w:p>
        </w:tc>
      </w:tr>
      <w:tr w:rsidR="005E3B46" w14:paraId="0951D5BB" w14:textId="77777777">
        <w:trPr>
          <w:jc w:val="center"/>
        </w:trPr>
        <w:tc>
          <w:tcPr>
            <w:tcW w:w="2188" w:type="dxa"/>
            <w:vAlign w:val="center"/>
          </w:tcPr>
          <w:p w14:paraId="2AB2A45F" w14:textId="77777777" w:rsidR="005E3B46" w:rsidRDefault="00000000">
            <w:pPr>
              <w:spacing w:line="360" w:lineRule="auto"/>
              <w:jc w:val="left"/>
              <w:rPr>
                <w:rFonts w:ascii="宋体" w:eastAsia="宋体" w:hAnsi="宋体" w:hint="eastAsia"/>
                <w:szCs w:val="21"/>
              </w:rPr>
            </w:pPr>
            <w:r>
              <w:rPr>
                <w:rFonts w:ascii="宋体" w:eastAsia="宋体" w:hAnsi="宋体"/>
                <w:szCs w:val="21"/>
              </w:rPr>
              <w:t>返回出生日期</w:t>
            </w:r>
          </w:p>
        </w:tc>
        <w:tc>
          <w:tcPr>
            <w:tcW w:w="2613" w:type="dxa"/>
            <w:vAlign w:val="center"/>
          </w:tcPr>
          <w:p w14:paraId="2258918D" w14:textId="77777777" w:rsidR="005E3B46" w:rsidRDefault="00000000">
            <w:pPr>
              <w:spacing w:line="360" w:lineRule="auto"/>
              <w:jc w:val="left"/>
              <w:rPr>
                <w:rFonts w:ascii="宋体" w:eastAsia="宋体" w:hAnsi="宋体" w:hint="eastAsia"/>
                <w:szCs w:val="21"/>
              </w:rPr>
            </w:pPr>
            <w:r>
              <w:rPr>
                <w:rFonts w:ascii="宋体" w:eastAsia="宋体" w:hAnsi="宋体"/>
                <w:szCs w:val="21"/>
              </w:rPr>
              <w:t>getDateOfBirth()</w:t>
            </w:r>
          </w:p>
        </w:tc>
        <w:tc>
          <w:tcPr>
            <w:tcW w:w="1643" w:type="dxa"/>
            <w:vAlign w:val="center"/>
          </w:tcPr>
          <w:p w14:paraId="3AD49B2D" w14:textId="77777777" w:rsidR="005E3B46" w:rsidRDefault="00000000">
            <w:pPr>
              <w:spacing w:line="360" w:lineRule="auto"/>
              <w:jc w:val="left"/>
              <w:rPr>
                <w:rFonts w:ascii="宋体" w:eastAsia="宋体" w:hAnsi="宋体" w:hint="eastAsia"/>
                <w:szCs w:val="21"/>
              </w:rPr>
            </w:pPr>
            <w:r>
              <w:rPr>
                <w:rFonts w:ascii="宋体" w:eastAsia="宋体" w:hAnsi="宋体"/>
                <w:szCs w:val="21"/>
              </w:rPr>
              <w:t>Date</w:t>
            </w:r>
            <w:r>
              <w:rPr>
                <w:rFonts w:ascii="宋体" w:eastAsia="宋体" w:hAnsi="宋体" w:hint="eastAsia"/>
                <w:szCs w:val="21"/>
              </w:rPr>
              <w:t>time</w:t>
            </w:r>
          </w:p>
        </w:tc>
      </w:tr>
      <w:tr w:rsidR="005E3B46" w14:paraId="25D257E9" w14:textId="77777777">
        <w:trPr>
          <w:jc w:val="center"/>
        </w:trPr>
        <w:tc>
          <w:tcPr>
            <w:tcW w:w="2188" w:type="dxa"/>
            <w:vAlign w:val="center"/>
          </w:tcPr>
          <w:p w14:paraId="23812C3F" w14:textId="77777777" w:rsidR="005E3B46" w:rsidRDefault="00000000">
            <w:pPr>
              <w:spacing w:line="360" w:lineRule="auto"/>
              <w:jc w:val="left"/>
              <w:rPr>
                <w:rFonts w:ascii="宋体" w:eastAsia="宋体" w:hAnsi="宋体" w:hint="eastAsia"/>
                <w:szCs w:val="21"/>
              </w:rPr>
            </w:pPr>
            <w:r>
              <w:rPr>
                <w:rFonts w:ascii="宋体" w:eastAsia="宋体" w:hAnsi="宋体"/>
                <w:szCs w:val="21"/>
              </w:rPr>
              <w:t>设置</w:t>
            </w:r>
            <w:r>
              <w:rPr>
                <w:rFonts w:ascii="宋体" w:eastAsia="宋体" w:hAnsi="宋体" w:hint="eastAsia"/>
                <w:szCs w:val="21"/>
              </w:rPr>
              <w:t>猫咪</w:t>
            </w:r>
            <w:r>
              <w:rPr>
                <w:rFonts w:ascii="宋体" w:eastAsia="宋体" w:hAnsi="宋体"/>
                <w:szCs w:val="21"/>
              </w:rPr>
              <w:t>状态</w:t>
            </w:r>
          </w:p>
        </w:tc>
        <w:tc>
          <w:tcPr>
            <w:tcW w:w="2613" w:type="dxa"/>
            <w:vAlign w:val="center"/>
          </w:tcPr>
          <w:p w14:paraId="2D8B210A" w14:textId="77777777" w:rsidR="005E3B46" w:rsidRDefault="00000000">
            <w:pPr>
              <w:spacing w:line="360" w:lineRule="auto"/>
              <w:jc w:val="left"/>
              <w:rPr>
                <w:rFonts w:ascii="宋体" w:eastAsia="宋体" w:hAnsi="宋体" w:hint="eastAsia"/>
                <w:szCs w:val="21"/>
              </w:rPr>
            </w:pPr>
            <w:r>
              <w:rPr>
                <w:rFonts w:ascii="宋体" w:eastAsia="宋体" w:hAnsi="宋体"/>
                <w:szCs w:val="21"/>
              </w:rPr>
              <w:t>setWorkStatus()</w:t>
            </w:r>
          </w:p>
        </w:tc>
        <w:tc>
          <w:tcPr>
            <w:tcW w:w="1643" w:type="dxa"/>
            <w:vAlign w:val="center"/>
          </w:tcPr>
          <w:p w14:paraId="4D7F404B" w14:textId="77777777" w:rsidR="005E3B46" w:rsidRDefault="00000000">
            <w:pPr>
              <w:spacing w:line="360" w:lineRule="auto"/>
              <w:jc w:val="left"/>
              <w:rPr>
                <w:rFonts w:ascii="宋体" w:eastAsia="宋体" w:hAnsi="宋体" w:hint="eastAsia"/>
                <w:szCs w:val="21"/>
              </w:rPr>
            </w:pPr>
            <w:r>
              <w:rPr>
                <w:rFonts w:ascii="宋体" w:eastAsia="宋体" w:hAnsi="宋体"/>
                <w:szCs w:val="21"/>
              </w:rPr>
              <w:t>bool</w:t>
            </w:r>
          </w:p>
        </w:tc>
      </w:tr>
      <w:tr w:rsidR="005E3B46" w14:paraId="68C082CA" w14:textId="77777777">
        <w:trPr>
          <w:jc w:val="center"/>
        </w:trPr>
        <w:tc>
          <w:tcPr>
            <w:tcW w:w="2188" w:type="dxa"/>
            <w:vAlign w:val="center"/>
          </w:tcPr>
          <w:p w14:paraId="1183573F" w14:textId="77777777" w:rsidR="005E3B46" w:rsidRDefault="00000000">
            <w:pPr>
              <w:spacing w:line="360" w:lineRule="auto"/>
              <w:jc w:val="left"/>
              <w:rPr>
                <w:rFonts w:ascii="宋体" w:eastAsia="宋体" w:hAnsi="宋体" w:hint="eastAsia"/>
                <w:szCs w:val="21"/>
              </w:rPr>
            </w:pPr>
            <w:r>
              <w:rPr>
                <w:rFonts w:ascii="宋体" w:eastAsia="宋体" w:hAnsi="宋体"/>
                <w:szCs w:val="21"/>
              </w:rPr>
              <w:t>返回</w:t>
            </w:r>
            <w:r>
              <w:rPr>
                <w:rFonts w:ascii="宋体" w:eastAsia="宋体" w:hAnsi="宋体" w:hint="eastAsia"/>
                <w:szCs w:val="21"/>
              </w:rPr>
              <w:t>猫咪</w:t>
            </w:r>
            <w:r>
              <w:rPr>
                <w:rFonts w:ascii="宋体" w:eastAsia="宋体" w:hAnsi="宋体"/>
                <w:szCs w:val="21"/>
              </w:rPr>
              <w:t>状态</w:t>
            </w:r>
          </w:p>
        </w:tc>
        <w:tc>
          <w:tcPr>
            <w:tcW w:w="2613" w:type="dxa"/>
            <w:vAlign w:val="center"/>
          </w:tcPr>
          <w:p w14:paraId="76B6B7F1" w14:textId="77777777" w:rsidR="005E3B46" w:rsidRDefault="00000000">
            <w:pPr>
              <w:spacing w:line="360" w:lineRule="auto"/>
              <w:jc w:val="left"/>
              <w:rPr>
                <w:rFonts w:ascii="宋体" w:eastAsia="宋体" w:hAnsi="宋体" w:hint="eastAsia"/>
                <w:szCs w:val="21"/>
              </w:rPr>
            </w:pPr>
            <w:r>
              <w:rPr>
                <w:rFonts w:ascii="宋体" w:eastAsia="宋体" w:hAnsi="宋体"/>
                <w:szCs w:val="21"/>
              </w:rPr>
              <w:t>getWorkStatus()</w:t>
            </w:r>
          </w:p>
        </w:tc>
        <w:tc>
          <w:tcPr>
            <w:tcW w:w="1643" w:type="dxa"/>
            <w:vAlign w:val="center"/>
          </w:tcPr>
          <w:p w14:paraId="5ABB9142"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varchar</w:t>
            </w:r>
          </w:p>
        </w:tc>
      </w:tr>
      <w:tr w:rsidR="005E3B46" w14:paraId="3412D068" w14:textId="77777777">
        <w:trPr>
          <w:jc w:val="center"/>
        </w:trPr>
        <w:tc>
          <w:tcPr>
            <w:tcW w:w="2188" w:type="dxa"/>
            <w:vAlign w:val="center"/>
          </w:tcPr>
          <w:p w14:paraId="3C667C37" w14:textId="77777777" w:rsidR="005E3B46" w:rsidRDefault="00000000">
            <w:pPr>
              <w:spacing w:line="360" w:lineRule="auto"/>
              <w:jc w:val="left"/>
              <w:rPr>
                <w:rFonts w:ascii="宋体" w:eastAsia="宋体" w:hAnsi="宋体" w:hint="eastAsia"/>
                <w:szCs w:val="21"/>
              </w:rPr>
            </w:pPr>
            <w:r>
              <w:rPr>
                <w:rFonts w:ascii="宋体" w:eastAsia="宋体" w:hAnsi="宋体"/>
                <w:szCs w:val="21"/>
              </w:rPr>
              <w:t>设置性格描述</w:t>
            </w:r>
          </w:p>
        </w:tc>
        <w:tc>
          <w:tcPr>
            <w:tcW w:w="2613" w:type="dxa"/>
            <w:vAlign w:val="center"/>
          </w:tcPr>
          <w:p w14:paraId="42B814FC" w14:textId="77777777" w:rsidR="005E3B46" w:rsidRDefault="00000000">
            <w:pPr>
              <w:spacing w:line="360" w:lineRule="auto"/>
              <w:jc w:val="left"/>
              <w:rPr>
                <w:rFonts w:ascii="宋体" w:eastAsia="宋体" w:hAnsi="宋体" w:hint="eastAsia"/>
                <w:szCs w:val="21"/>
              </w:rPr>
            </w:pPr>
            <w:r>
              <w:rPr>
                <w:rFonts w:ascii="宋体" w:eastAsia="宋体" w:hAnsi="宋体"/>
                <w:szCs w:val="21"/>
              </w:rPr>
              <w:t>setPersonality()</w:t>
            </w:r>
          </w:p>
        </w:tc>
        <w:tc>
          <w:tcPr>
            <w:tcW w:w="1643" w:type="dxa"/>
            <w:vAlign w:val="center"/>
          </w:tcPr>
          <w:p w14:paraId="2B09DA92" w14:textId="77777777" w:rsidR="005E3B46" w:rsidRDefault="00000000">
            <w:pPr>
              <w:spacing w:line="360" w:lineRule="auto"/>
              <w:jc w:val="left"/>
              <w:rPr>
                <w:rFonts w:ascii="宋体" w:eastAsia="宋体" w:hAnsi="宋体" w:hint="eastAsia"/>
                <w:szCs w:val="21"/>
              </w:rPr>
            </w:pPr>
            <w:r>
              <w:rPr>
                <w:rFonts w:ascii="宋体" w:eastAsia="宋体" w:hAnsi="宋体"/>
                <w:szCs w:val="21"/>
              </w:rPr>
              <w:t>bool</w:t>
            </w:r>
          </w:p>
        </w:tc>
      </w:tr>
      <w:tr w:rsidR="005E3B46" w14:paraId="0EF6892D" w14:textId="77777777">
        <w:trPr>
          <w:jc w:val="center"/>
        </w:trPr>
        <w:tc>
          <w:tcPr>
            <w:tcW w:w="2188" w:type="dxa"/>
            <w:vAlign w:val="center"/>
          </w:tcPr>
          <w:p w14:paraId="50D1F68E" w14:textId="77777777" w:rsidR="005E3B46" w:rsidRDefault="00000000">
            <w:pPr>
              <w:spacing w:line="360" w:lineRule="auto"/>
              <w:jc w:val="left"/>
              <w:rPr>
                <w:rFonts w:ascii="宋体" w:eastAsia="宋体" w:hAnsi="宋体" w:hint="eastAsia"/>
                <w:szCs w:val="21"/>
              </w:rPr>
            </w:pPr>
            <w:r>
              <w:rPr>
                <w:rFonts w:ascii="宋体" w:eastAsia="宋体" w:hAnsi="宋体"/>
                <w:szCs w:val="21"/>
              </w:rPr>
              <w:t>返回性格描述</w:t>
            </w:r>
          </w:p>
        </w:tc>
        <w:tc>
          <w:tcPr>
            <w:tcW w:w="2613" w:type="dxa"/>
            <w:vAlign w:val="center"/>
          </w:tcPr>
          <w:p w14:paraId="21EC7816" w14:textId="77777777" w:rsidR="005E3B46" w:rsidRDefault="00000000">
            <w:pPr>
              <w:spacing w:line="360" w:lineRule="auto"/>
              <w:jc w:val="left"/>
              <w:rPr>
                <w:rFonts w:ascii="宋体" w:eastAsia="宋体" w:hAnsi="宋体" w:hint="eastAsia"/>
                <w:szCs w:val="21"/>
              </w:rPr>
            </w:pPr>
            <w:r>
              <w:rPr>
                <w:rFonts w:ascii="宋体" w:eastAsia="宋体" w:hAnsi="宋体"/>
                <w:szCs w:val="21"/>
              </w:rPr>
              <w:t>getPersonality()</w:t>
            </w:r>
          </w:p>
        </w:tc>
        <w:tc>
          <w:tcPr>
            <w:tcW w:w="1643" w:type="dxa"/>
            <w:vAlign w:val="center"/>
          </w:tcPr>
          <w:p w14:paraId="07C796F2"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text</w:t>
            </w:r>
          </w:p>
        </w:tc>
      </w:tr>
      <w:tr w:rsidR="005E3B46" w14:paraId="15237AC2" w14:textId="77777777">
        <w:trPr>
          <w:jc w:val="center"/>
        </w:trPr>
        <w:tc>
          <w:tcPr>
            <w:tcW w:w="2188" w:type="dxa"/>
            <w:vAlign w:val="center"/>
          </w:tcPr>
          <w:p w14:paraId="22F92CDC" w14:textId="77777777" w:rsidR="005E3B46" w:rsidRDefault="00000000">
            <w:pPr>
              <w:spacing w:line="360" w:lineRule="auto"/>
              <w:jc w:val="left"/>
              <w:rPr>
                <w:rFonts w:ascii="宋体" w:eastAsia="宋体" w:hAnsi="宋体" w:hint="eastAsia"/>
                <w:szCs w:val="21"/>
              </w:rPr>
            </w:pPr>
            <w:r>
              <w:rPr>
                <w:rFonts w:ascii="宋体" w:eastAsia="宋体" w:hAnsi="宋体"/>
                <w:szCs w:val="21"/>
              </w:rPr>
              <w:t>更新猫咪照片</w:t>
            </w:r>
          </w:p>
        </w:tc>
        <w:tc>
          <w:tcPr>
            <w:tcW w:w="2613" w:type="dxa"/>
            <w:vAlign w:val="center"/>
          </w:tcPr>
          <w:p w14:paraId="4C3ABF86" w14:textId="77777777" w:rsidR="005E3B46" w:rsidRDefault="00000000">
            <w:pPr>
              <w:spacing w:line="360" w:lineRule="auto"/>
              <w:jc w:val="left"/>
              <w:rPr>
                <w:rFonts w:ascii="宋体" w:eastAsia="宋体" w:hAnsi="宋体" w:hint="eastAsia"/>
                <w:szCs w:val="21"/>
              </w:rPr>
            </w:pPr>
            <w:r>
              <w:rPr>
                <w:rFonts w:ascii="宋体" w:eastAsia="宋体" w:hAnsi="宋体"/>
                <w:szCs w:val="21"/>
              </w:rPr>
              <w:t>updatePhoto()</w:t>
            </w:r>
          </w:p>
        </w:tc>
        <w:tc>
          <w:tcPr>
            <w:tcW w:w="1643" w:type="dxa"/>
            <w:vAlign w:val="center"/>
          </w:tcPr>
          <w:p w14:paraId="04D25C16" w14:textId="77777777" w:rsidR="005E3B46" w:rsidRDefault="00000000">
            <w:pPr>
              <w:spacing w:line="360" w:lineRule="auto"/>
              <w:jc w:val="left"/>
              <w:rPr>
                <w:rFonts w:ascii="宋体" w:eastAsia="宋体" w:hAnsi="宋体" w:hint="eastAsia"/>
                <w:szCs w:val="21"/>
              </w:rPr>
            </w:pPr>
            <w:r>
              <w:rPr>
                <w:rFonts w:ascii="宋体" w:eastAsia="宋体" w:hAnsi="宋体"/>
                <w:szCs w:val="21"/>
              </w:rPr>
              <w:t>bool</w:t>
            </w:r>
          </w:p>
        </w:tc>
      </w:tr>
      <w:tr w:rsidR="005E3B46" w14:paraId="55A7F2F1" w14:textId="77777777">
        <w:trPr>
          <w:jc w:val="center"/>
        </w:trPr>
        <w:tc>
          <w:tcPr>
            <w:tcW w:w="2188" w:type="dxa"/>
            <w:vAlign w:val="center"/>
          </w:tcPr>
          <w:p w14:paraId="0D2911E3" w14:textId="77777777" w:rsidR="005E3B46" w:rsidRDefault="00000000">
            <w:pPr>
              <w:spacing w:line="360" w:lineRule="auto"/>
              <w:jc w:val="left"/>
              <w:rPr>
                <w:rFonts w:ascii="宋体" w:eastAsia="宋体" w:hAnsi="宋体" w:hint="eastAsia"/>
                <w:szCs w:val="21"/>
              </w:rPr>
            </w:pPr>
            <w:r>
              <w:rPr>
                <w:rFonts w:ascii="宋体" w:eastAsia="宋体" w:hAnsi="宋体"/>
                <w:szCs w:val="21"/>
              </w:rPr>
              <w:t>返回照片URL</w:t>
            </w:r>
          </w:p>
        </w:tc>
        <w:tc>
          <w:tcPr>
            <w:tcW w:w="2613" w:type="dxa"/>
            <w:vAlign w:val="center"/>
          </w:tcPr>
          <w:p w14:paraId="7B9FE7C9" w14:textId="77777777" w:rsidR="005E3B46" w:rsidRDefault="00000000">
            <w:pPr>
              <w:spacing w:line="360" w:lineRule="auto"/>
              <w:jc w:val="left"/>
              <w:rPr>
                <w:rFonts w:ascii="宋体" w:eastAsia="宋体" w:hAnsi="宋体" w:hint="eastAsia"/>
                <w:szCs w:val="21"/>
              </w:rPr>
            </w:pPr>
            <w:r>
              <w:rPr>
                <w:rFonts w:ascii="宋体" w:eastAsia="宋体" w:hAnsi="宋体"/>
                <w:szCs w:val="21"/>
              </w:rPr>
              <w:t>getPhotoUrl()</w:t>
            </w:r>
          </w:p>
        </w:tc>
        <w:tc>
          <w:tcPr>
            <w:tcW w:w="1643" w:type="dxa"/>
            <w:vAlign w:val="center"/>
          </w:tcPr>
          <w:p w14:paraId="408BFE4F"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varchar</w:t>
            </w:r>
          </w:p>
        </w:tc>
      </w:tr>
    </w:tbl>
    <w:p w14:paraId="271FE404" w14:textId="77777777" w:rsidR="005E3B46" w:rsidRDefault="005E3B46">
      <w:pPr>
        <w:spacing w:line="360" w:lineRule="auto"/>
        <w:jc w:val="center"/>
        <w:rPr>
          <w:rFonts w:ascii="宋体" w:eastAsia="宋体" w:hAnsi="宋体" w:hint="eastAsia"/>
          <w:szCs w:val="21"/>
        </w:rPr>
      </w:pPr>
    </w:p>
    <w:p w14:paraId="0D7B267A" w14:textId="77777777" w:rsidR="005E3B46" w:rsidRDefault="00000000">
      <w:pPr>
        <w:spacing w:line="360" w:lineRule="auto"/>
        <w:jc w:val="left"/>
        <w:rPr>
          <w:rFonts w:ascii="宋体" w:eastAsia="宋体" w:hAnsi="宋体" w:hint="eastAsia"/>
          <w:b/>
          <w:bCs/>
          <w:szCs w:val="21"/>
        </w:rPr>
      </w:pPr>
      <w:r>
        <w:rPr>
          <w:rFonts w:ascii="宋体" w:eastAsia="宋体" w:hAnsi="宋体" w:hint="eastAsia"/>
          <w:b/>
          <w:bCs/>
          <w:szCs w:val="21"/>
        </w:rPr>
        <w:t>类名：</w:t>
      </w:r>
      <w:r>
        <w:rPr>
          <w:rFonts w:ascii="宋体" w:eastAsia="宋体" w:hAnsi="宋体" w:hint="eastAsia"/>
          <w:szCs w:val="21"/>
        </w:rPr>
        <w:t>Product</w:t>
      </w:r>
      <w:r>
        <w:rPr>
          <w:rFonts w:ascii="宋体" w:eastAsia="宋体" w:hAnsi="宋体"/>
          <w:b/>
          <w:bCs/>
          <w:szCs w:val="21"/>
        </w:rPr>
        <w:t>（</w:t>
      </w:r>
      <w:r>
        <w:rPr>
          <w:rFonts w:ascii="宋体" w:eastAsia="宋体" w:hAnsi="宋体" w:hint="eastAsia"/>
          <w:b/>
          <w:bCs/>
          <w:szCs w:val="21"/>
        </w:rPr>
        <w:t>商品</w:t>
      </w:r>
      <w:r>
        <w:rPr>
          <w:rFonts w:ascii="宋体" w:eastAsia="宋体" w:hAnsi="宋体"/>
          <w:b/>
          <w:bCs/>
          <w:szCs w:val="21"/>
        </w:rPr>
        <w:t>类）</w:t>
      </w:r>
    </w:p>
    <w:p w14:paraId="487FD290" w14:textId="77777777" w:rsidR="005E3B46" w:rsidRDefault="005E3B46">
      <w:pPr>
        <w:spacing w:line="360" w:lineRule="auto"/>
        <w:jc w:val="left"/>
        <w:rPr>
          <w:rFonts w:ascii="宋体" w:eastAsia="宋体" w:hAnsi="宋体" w:hint="eastAsia"/>
          <w:b/>
          <w:bCs/>
          <w:szCs w:val="21"/>
        </w:rPr>
      </w:pPr>
    </w:p>
    <w:p w14:paraId="6ABDB9A6" w14:textId="77777777" w:rsidR="005E3B46" w:rsidRDefault="00000000">
      <w:pPr>
        <w:spacing w:line="360" w:lineRule="auto"/>
        <w:jc w:val="left"/>
        <w:rPr>
          <w:rFonts w:ascii="宋体" w:eastAsia="宋体" w:hAnsi="宋体" w:hint="eastAsia"/>
          <w:b/>
          <w:bCs/>
          <w:szCs w:val="21"/>
        </w:rPr>
      </w:pPr>
      <w:r>
        <w:rPr>
          <w:rFonts w:ascii="宋体" w:eastAsia="宋体" w:hAnsi="宋体" w:hint="eastAsia"/>
          <w:b/>
          <w:bCs/>
          <w:szCs w:val="21"/>
        </w:rPr>
        <w:t>属性表如表</w:t>
      </w:r>
      <w:r>
        <w:rPr>
          <w:rFonts w:ascii="宋体" w:eastAsia="宋体" w:hAnsi="宋体"/>
          <w:b/>
          <w:bCs/>
          <w:szCs w:val="21"/>
        </w:rPr>
        <w:t>3.2.5</w:t>
      </w:r>
      <w:r>
        <w:rPr>
          <w:rFonts w:ascii="宋体" w:eastAsia="宋体" w:hAnsi="宋体" w:hint="eastAsia"/>
          <w:b/>
          <w:bCs/>
          <w:szCs w:val="21"/>
        </w:rPr>
        <w:t>所示：</w:t>
      </w:r>
    </w:p>
    <w:p w14:paraId="0B87FF42" w14:textId="77777777" w:rsidR="005E3B46" w:rsidRDefault="00000000">
      <w:pPr>
        <w:spacing w:line="360" w:lineRule="auto"/>
        <w:jc w:val="center"/>
        <w:rPr>
          <w:rFonts w:ascii="宋体" w:eastAsia="宋体" w:hAnsi="宋体" w:hint="eastAsia"/>
          <w:szCs w:val="21"/>
        </w:rPr>
      </w:pPr>
      <w:r>
        <w:rPr>
          <w:rFonts w:ascii="宋体" w:eastAsia="宋体" w:hAnsi="宋体"/>
          <w:szCs w:val="21"/>
        </w:rPr>
        <w:t xml:space="preserve">表3.2.5 </w:t>
      </w:r>
      <w:r>
        <w:rPr>
          <w:rFonts w:ascii="宋体" w:eastAsia="宋体" w:hAnsi="宋体" w:hint="eastAsia"/>
          <w:szCs w:val="21"/>
        </w:rPr>
        <w:t>Product</w:t>
      </w:r>
      <w:r>
        <w:rPr>
          <w:rFonts w:ascii="宋体" w:eastAsia="宋体" w:hAnsi="宋体"/>
          <w:szCs w:val="21"/>
        </w:rPr>
        <w:t>类操作表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3102"/>
        <w:gridCol w:w="1438"/>
      </w:tblGrid>
      <w:tr w:rsidR="005E3B46" w14:paraId="3BBB4F3E" w14:textId="77777777">
        <w:trPr>
          <w:jc w:val="center"/>
        </w:trPr>
        <w:tc>
          <w:tcPr>
            <w:tcW w:w="1904" w:type="dxa"/>
            <w:tcBorders>
              <w:top w:val="single" w:sz="4" w:space="0" w:color="auto"/>
              <w:left w:val="single" w:sz="4" w:space="0" w:color="auto"/>
              <w:bottom w:val="single" w:sz="4" w:space="0" w:color="auto"/>
              <w:right w:val="single" w:sz="4" w:space="0" w:color="auto"/>
            </w:tcBorders>
            <w:vAlign w:val="center"/>
          </w:tcPr>
          <w:p w14:paraId="7B58344E" w14:textId="77777777" w:rsidR="005E3B46" w:rsidRDefault="00000000">
            <w:pPr>
              <w:spacing w:line="360" w:lineRule="auto"/>
              <w:jc w:val="left"/>
              <w:rPr>
                <w:rFonts w:ascii="宋体" w:eastAsia="宋体" w:hAnsi="宋体" w:hint="eastAsia"/>
                <w:szCs w:val="21"/>
              </w:rPr>
            </w:pPr>
            <w:r>
              <w:rPr>
                <w:rFonts w:ascii="宋体" w:eastAsia="宋体" w:hAnsi="宋体"/>
                <w:szCs w:val="21"/>
              </w:rPr>
              <w:t>中文名</w:t>
            </w:r>
          </w:p>
        </w:tc>
        <w:tc>
          <w:tcPr>
            <w:tcW w:w="3102" w:type="dxa"/>
            <w:tcBorders>
              <w:top w:val="single" w:sz="4" w:space="0" w:color="auto"/>
              <w:left w:val="single" w:sz="4" w:space="0" w:color="auto"/>
              <w:bottom w:val="single" w:sz="4" w:space="0" w:color="auto"/>
              <w:right w:val="single" w:sz="4" w:space="0" w:color="auto"/>
            </w:tcBorders>
            <w:vAlign w:val="center"/>
          </w:tcPr>
          <w:p w14:paraId="01DB906C" w14:textId="77777777" w:rsidR="005E3B46" w:rsidRDefault="00000000">
            <w:pPr>
              <w:spacing w:line="360" w:lineRule="auto"/>
              <w:jc w:val="left"/>
              <w:rPr>
                <w:rFonts w:ascii="宋体" w:eastAsia="宋体" w:hAnsi="宋体" w:hint="eastAsia"/>
                <w:szCs w:val="21"/>
              </w:rPr>
            </w:pPr>
            <w:r>
              <w:rPr>
                <w:rFonts w:ascii="宋体" w:eastAsia="宋体" w:hAnsi="宋体"/>
                <w:szCs w:val="21"/>
              </w:rPr>
              <w:t>英文名</w:t>
            </w:r>
          </w:p>
        </w:tc>
        <w:tc>
          <w:tcPr>
            <w:tcW w:w="1438" w:type="dxa"/>
            <w:tcBorders>
              <w:top w:val="single" w:sz="4" w:space="0" w:color="auto"/>
              <w:left w:val="single" w:sz="4" w:space="0" w:color="auto"/>
              <w:bottom w:val="single" w:sz="4" w:space="0" w:color="auto"/>
              <w:right w:val="single" w:sz="4" w:space="0" w:color="auto"/>
            </w:tcBorders>
            <w:vAlign w:val="center"/>
          </w:tcPr>
          <w:p w14:paraId="5F402AEA" w14:textId="77777777" w:rsidR="005E3B46" w:rsidRDefault="00000000">
            <w:pPr>
              <w:spacing w:line="360" w:lineRule="auto"/>
              <w:jc w:val="left"/>
              <w:rPr>
                <w:rFonts w:ascii="宋体" w:eastAsia="宋体" w:hAnsi="宋体" w:hint="eastAsia"/>
                <w:szCs w:val="21"/>
              </w:rPr>
            </w:pPr>
            <w:r>
              <w:rPr>
                <w:rFonts w:ascii="宋体" w:eastAsia="宋体" w:hAnsi="宋体"/>
                <w:szCs w:val="21"/>
              </w:rPr>
              <w:t>数据类型</w:t>
            </w:r>
          </w:p>
        </w:tc>
      </w:tr>
      <w:tr w:rsidR="005E3B46" w14:paraId="69B58F79" w14:textId="77777777">
        <w:trPr>
          <w:jc w:val="center"/>
        </w:trPr>
        <w:tc>
          <w:tcPr>
            <w:tcW w:w="1904" w:type="dxa"/>
            <w:tcBorders>
              <w:top w:val="single" w:sz="4" w:space="0" w:color="auto"/>
              <w:left w:val="single" w:sz="4" w:space="0" w:color="auto"/>
              <w:bottom w:val="single" w:sz="4" w:space="0" w:color="auto"/>
              <w:right w:val="single" w:sz="4" w:space="0" w:color="auto"/>
            </w:tcBorders>
            <w:vAlign w:val="center"/>
          </w:tcPr>
          <w:p w14:paraId="1BDBCE26" w14:textId="77777777" w:rsidR="005E3B46" w:rsidRDefault="00000000">
            <w:pPr>
              <w:spacing w:line="360" w:lineRule="auto"/>
              <w:jc w:val="left"/>
              <w:rPr>
                <w:rFonts w:ascii="宋体" w:eastAsia="宋体" w:hAnsi="宋体" w:hint="eastAsia"/>
                <w:szCs w:val="21"/>
              </w:rPr>
            </w:pPr>
            <w:r>
              <w:rPr>
                <w:rFonts w:ascii="宋体" w:eastAsia="宋体" w:hAnsi="宋体"/>
                <w:szCs w:val="21"/>
              </w:rPr>
              <w:t>设置商品名称</w:t>
            </w:r>
          </w:p>
        </w:tc>
        <w:tc>
          <w:tcPr>
            <w:tcW w:w="3102" w:type="dxa"/>
            <w:tcBorders>
              <w:top w:val="single" w:sz="4" w:space="0" w:color="auto"/>
              <w:left w:val="single" w:sz="4" w:space="0" w:color="auto"/>
              <w:bottom w:val="single" w:sz="4" w:space="0" w:color="auto"/>
              <w:right w:val="single" w:sz="4" w:space="0" w:color="auto"/>
            </w:tcBorders>
            <w:vAlign w:val="center"/>
          </w:tcPr>
          <w:p w14:paraId="5A804C5D" w14:textId="77777777" w:rsidR="005E3B46" w:rsidRDefault="00000000">
            <w:pPr>
              <w:spacing w:line="360" w:lineRule="auto"/>
              <w:jc w:val="left"/>
              <w:rPr>
                <w:rFonts w:ascii="宋体" w:eastAsia="宋体" w:hAnsi="宋体" w:hint="eastAsia"/>
                <w:szCs w:val="21"/>
              </w:rPr>
            </w:pPr>
            <w:r>
              <w:rPr>
                <w:rFonts w:ascii="宋体" w:eastAsia="宋体" w:hAnsi="宋体"/>
                <w:szCs w:val="21"/>
              </w:rPr>
              <w:t>setProductName()</w:t>
            </w:r>
          </w:p>
        </w:tc>
        <w:tc>
          <w:tcPr>
            <w:tcW w:w="1438" w:type="dxa"/>
            <w:tcBorders>
              <w:top w:val="single" w:sz="4" w:space="0" w:color="auto"/>
              <w:left w:val="single" w:sz="4" w:space="0" w:color="auto"/>
              <w:bottom w:val="single" w:sz="4" w:space="0" w:color="auto"/>
              <w:right w:val="single" w:sz="4" w:space="0" w:color="auto"/>
            </w:tcBorders>
            <w:vAlign w:val="center"/>
          </w:tcPr>
          <w:p w14:paraId="06FE6D58" w14:textId="77777777" w:rsidR="005E3B46" w:rsidRDefault="00000000">
            <w:pPr>
              <w:spacing w:line="360" w:lineRule="auto"/>
              <w:jc w:val="left"/>
              <w:rPr>
                <w:rFonts w:ascii="宋体" w:eastAsia="宋体" w:hAnsi="宋体" w:hint="eastAsia"/>
                <w:szCs w:val="21"/>
              </w:rPr>
            </w:pPr>
            <w:r>
              <w:rPr>
                <w:rFonts w:ascii="宋体" w:eastAsia="宋体" w:hAnsi="宋体"/>
                <w:szCs w:val="21"/>
              </w:rPr>
              <w:t>bool</w:t>
            </w:r>
          </w:p>
        </w:tc>
      </w:tr>
      <w:tr w:rsidR="005E3B46" w14:paraId="7D69555C" w14:textId="77777777">
        <w:trPr>
          <w:jc w:val="center"/>
        </w:trPr>
        <w:tc>
          <w:tcPr>
            <w:tcW w:w="1904" w:type="dxa"/>
            <w:tcBorders>
              <w:top w:val="single" w:sz="4" w:space="0" w:color="auto"/>
              <w:left w:val="single" w:sz="4" w:space="0" w:color="auto"/>
              <w:bottom w:val="single" w:sz="4" w:space="0" w:color="auto"/>
              <w:right w:val="single" w:sz="4" w:space="0" w:color="auto"/>
            </w:tcBorders>
            <w:vAlign w:val="center"/>
          </w:tcPr>
          <w:p w14:paraId="754E123C" w14:textId="77777777" w:rsidR="005E3B46" w:rsidRDefault="00000000">
            <w:pPr>
              <w:spacing w:line="360" w:lineRule="auto"/>
              <w:jc w:val="left"/>
              <w:rPr>
                <w:rFonts w:ascii="宋体" w:eastAsia="宋体" w:hAnsi="宋体" w:hint="eastAsia"/>
                <w:szCs w:val="21"/>
              </w:rPr>
            </w:pPr>
            <w:r>
              <w:rPr>
                <w:rFonts w:ascii="宋体" w:eastAsia="宋体" w:hAnsi="宋体"/>
                <w:szCs w:val="21"/>
              </w:rPr>
              <w:t>返回商品名称</w:t>
            </w:r>
          </w:p>
        </w:tc>
        <w:tc>
          <w:tcPr>
            <w:tcW w:w="3102" w:type="dxa"/>
            <w:tcBorders>
              <w:top w:val="single" w:sz="4" w:space="0" w:color="auto"/>
              <w:left w:val="single" w:sz="4" w:space="0" w:color="auto"/>
              <w:bottom w:val="single" w:sz="4" w:space="0" w:color="auto"/>
              <w:right w:val="single" w:sz="4" w:space="0" w:color="auto"/>
            </w:tcBorders>
            <w:vAlign w:val="center"/>
          </w:tcPr>
          <w:p w14:paraId="4F1E7C9C" w14:textId="77777777" w:rsidR="005E3B46" w:rsidRDefault="00000000">
            <w:pPr>
              <w:spacing w:line="360" w:lineRule="auto"/>
              <w:jc w:val="left"/>
              <w:rPr>
                <w:rFonts w:ascii="宋体" w:eastAsia="宋体" w:hAnsi="宋体" w:hint="eastAsia"/>
                <w:szCs w:val="21"/>
              </w:rPr>
            </w:pPr>
            <w:r>
              <w:rPr>
                <w:rFonts w:ascii="宋体" w:eastAsia="宋体" w:hAnsi="宋体"/>
                <w:szCs w:val="21"/>
              </w:rPr>
              <w:t>getProductName()</w:t>
            </w:r>
          </w:p>
        </w:tc>
        <w:tc>
          <w:tcPr>
            <w:tcW w:w="1438" w:type="dxa"/>
            <w:tcBorders>
              <w:top w:val="single" w:sz="4" w:space="0" w:color="auto"/>
              <w:left w:val="single" w:sz="4" w:space="0" w:color="auto"/>
              <w:bottom w:val="single" w:sz="4" w:space="0" w:color="auto"/>
              <w:right w:val="single" w:sz="4" w:space="0" w:color="auto"/>
            </w:tcBorders>
            <w:vAlign w:val="center"/>
          </w:tcPr>
          <w:p w14:paraId="5F9F4D67"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varchar</w:t>
            </w:r>
          </w:p>
        </w:tc>
      </w:tr>
      <w:tr w:rsidR="005E3B46" w14:paraId="7EA8E590" w14:textId="77777777">
        <w:trPr>
          <w:jc w:val="center"/>
        </w:trPr>
        <w:tc>
          <w:tcPr>
            <w:tcW w:w="1904" w:type="dxa"/>
            <w:tcBorders>
              <w:top w:val="single" w:sz="4" w:space="0" w:color="auto"/>
              <w:left w:val="single" w:sz="4" w:space="0" w:color="auto"/>
              <w:bottom w:val="single" w:sz="4" w:space="0" w:color="auto"/>
              <w:right w:val="single" w:sz="4" w:space="0" w:color="auto"/>
            </w:tcBorders>
            <w:vAlign w:val="center"/>
          </w:tcPr>
          <w:p w14:paraId="4CFCAEAB" w14:textId="77777777" w:rsidR="005E3B46" w:rsidRDefault="00000000">
            <w:pPr>
              <w:spacing w:line="360" w:lineRule="auto"/>
              <w:jc w:val="left"/>
              <w:rPr>
                <w:rFonts w:ascii="宋体" w:eastAsia="宋体" w:hAnsi="宋体" w:hint="eastAsia"/>
                <w:szCs w:val="21"/>
              </w:rPr>
            </w:pPr>
            <w:r>
              <w:rPr>
                <w:rFonts w:ascii="宋体" w:eastAsia="宋体" w:hAnsi="宋体"/>
                <w:szCs w:val="21"/>
              </w:rPr>
              <w:t>设置商品分类</w:t>
            </w:r>
          </w:p>
        </w:tc>
        <w:tc>
          <w:tcPr>
            <w:tcW w:w="3102" w:type="dxa"/>
            <w:tcBorders>
              <w:top w:val="single" w:sz="4" w:space="0" w:color="auto"/>
              <w:left w:val="single" w:sz="4" w:space="0" w:color="auto"/>
              <w:bottom w:val="single" w:sz="4" w:space="0" w:color="auto"/>
              <w:right w:val="single" w:sz="4" w:space="0" w:color="auto"/>
            </w:tcBorders>
            <w:vAlign w:val="center"/>
          </w:tcPr>
          <w:p w14:paraId="14C5C6E4" w14:textId="77777777" w:rsidR="005E3B46" w:rsidRDefault="00000000">
            <w:pPr>
              <w:spacing w:line="360" w:lineRule="auto"/>
              <w:jc w:val="left"/>
              <w:rPr>
                <w:rFonts w:ascii="宋体" w:eastAsia="宋体" w:hAnsi="宋体" w:hint="eastAsia"/>
                <w:szCs w:val="21"/>
              </w:rPr>
            </w:pPr>
            <w:r>
              <w:rPr>
                <w:rFonts w:ascii="宋体" w:eastAsia="宋体" w:hAnsi="宋体"/>
                <w:szCs w:val="21"/>
              </w:rPr>
              <w:t>setCategory()</w:t>
            </w:r>
          </w:p>
        </w:tc>
        <w:tc>
          <w:tcPr>
            <w:tcW w:w="1438" w:type="dxa"/>
            <w:tcBorders>
              <w:top w:val="single" w:sz="4" w:space="0" w:color="auto"/>
              <w:left w:val="single" w:sz="4" w:space="0" w:color="auto"/>
              <w:bottom w:val="single" w:sz="4" w:space="0" w:color="auto"/>
              <w:right w:val="single" w:sz="4" w:space="0" w:color="auto"/>
            </w:tcBorders>
            <w:vAlign w:val="center"/>
          </w:tcPr>
          <w:p w14:paraId="026BDA78" w14:textId="77777777" w:rsidR="005E3B46" w:rsidRDefault="00000000">
            <w:pPr>
              <w:spacing w:line="360" w:lineRule="auto"/>
              <w:jc w:val="left"/>
              <w:rPr>
                <w:rFonts w:ascii="宋体" w:eastAsia="宋体" w:hAnsi="宋体" w:hint="eastAsia"/>
                <w:szCs w:val="21"/>
              </w:rPr>
            </w:pPr>
            <w:r>
              <w:rPr>
                <w:rFonts w:ascii="宋体" w:eastAsia="宋体" w:hAnsi="宋体"/>
                <w:szCs w:val="21"/>
              </w:rPr>
              <w:t>bool</w:t>
            </w:r>
          </w:p>
        </w:tc>
      </w:tr>
      <w:tr w:rsidR="005E3B46" w14:paraId="106C2CDC" w14:textId="77777777">
        <w:trPr>
          <w:jc w:val="center"/>
        </w:trPr>
        <w:tc>
          <w:tcPr>
            <w:tcW w:w="1904" w:type="dxa"/>
            <w:tcBorders>
              <w:top w:val="single" w:sz="4" w:space="0" w:color="auto"/>
              <w:left w:val="single" w:sz="4" w:space="0" w:color="auto"/>
              <w:bottom w:val="single" w:sz="4" w:space="0" w:color="auto"/>
              <w:right w:val="single" w:sz="4" w:space="0" w:color="auto"/>
            </w:tcBorders>
            <w:vAlign w:val="center"/>
          </w:tcPr>
          <w:p w14:paraId="307BB974" w14:textId="77777777" w:rsidR="005E3B46" w:rsidRDefault="00000000">
            <w:pPr>
              <w:spacing w:line="360" w:lineRule="auto"/>
              <w:jc w:val="left"/>
              <w:rPr>
                <w:rFonts w:ascii="宋体" w:eastAsia="宋体" w:hAnsi="宋体" w:hint="eastAsia"/>
                <w:szCs w:val="21"/>
              </w:rPr>
            </w:pPr>
            <w:r>
              <w:rPr>
                <w:rFonts w:ascii="宋体" w:eastAsia="宋体" w:hAnsi="宋体"/>
                <w:szCs w:val="21"/>
              </w:rPr>
              <w:t>返回商品分类</w:t>
            </w:r>
          </w:p>
        </w:tc>
        <w:tc>
          <w:tcPr>
            <w:tcW w:w="3102" w:type="dxa"/>
            <w:tcBorders>
              <w:top w:val="single" w:sz="4" w:space="0" w:color="auto"/>
              <w:left w:val="single" w:sz="4" w:space="0" w:color="auto"/>
              <w:bottom w:val="single" w:sz="4" w:space="0" w:color="auto"/>
              <w:right w:val="single" w:sz="4" w:space="0" w:color="auto"/>
            </w:tcBorders>
            <w:vAlign w:val="center"/>
          </w:tcPr>
          <w:p w14:paraId="15867687" w14:textId="77777777" w:rsidR="005E3B46" w:rsidRDefault="00000000">
            <w:pPr>
              <w:spacing w:line="360" w:lineRule="auto"/>
              <w:jc w:val="left"/>
              <w:rPr>
                <w:rFonts w:ascii="宋体" w:eastAsia="宋体" w:hAnsi="宋体" w:hint="eastAsia"/>
                <w:szCs w:val="21"/>
              </w:rPr>
            </w:pPr>
            <w:r>
              <w:rPr>
                <w:rFonts w:ascii="宋体" w:eastAsia="宋体" w:hAnsi="宋体"/>
                <w:szCs w:val="21"/>
              </w:rPr>
              <w:t>getCategory()</w:t>
            </w:r>
          </w:p>
        </w:tc>
        <w:tc>
          <w:tcPr>
            <w:tcW w:w="1438" w:type="dxa"/>
            <w:tcBorders>
              <w:top w:val="single" w:sz="4" w:space="0" w:color="auto"/>
              <w:left w:val="single" w:sz="4" w:space="0" w:color="auto"/>
              <w:bottom w:val="single" w:sz="4" w:space="0" w:color="auto"/>
              <w:right w:val="single" w:sz="4" w:space="0" w:color="auto"/>
            </w:tcBorders>
            <w:vAlign w:val="center"/>
          </w:tcPr>
          <w:p w14:paraId="627DD549"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varchar</w:t>
            </w:r>
          </w:p>
        </w:tc>
      </w:tr>
      <w:tr w:rsidR="005E3B46" w14:paraId="4C268C30" w14:textId="77777777">
        <w:trPr>
          <w:jc w:val="center"/>
        </w:trPr>
        <w:tc>
          <w:tcPr>
            <w:tcW w:w="1904" w:type="dxa"/>
            <w:tcBorders>
              <w:top w:val="single" w:sz="4" w:space="0" w:color="auto"/>
              <w:left w:val="single" w:sz="4" w:space="0" w:color="auto"/>
              <w:bottom w:val="single" w:sz="4" w:space="0" w:color="auto"/>
              <w:right w:val="single" w:sz="4" w:space="0" w:color="auto"/>
            </w:tcBorders>
            <w:vAlign w:val="center"/>
          </w:tcPr>
          <w:p w14:paraId="2101B782" w14:textId="77777777" w:rsidR="005E3B46" w:rsidRDefault="00000000">
            <w:pPr>
              <w:spacing w:line="360" w:lineRule="auto"/>
              <w:jc w:val="left"/>
              <w:rPr>
                <w:rFonts w:ascii="宋体" w:eastAsia="宋体" w:hAnsi="宋体" w:hint="eastAsia"/>
                <w:szCs w:val="21"/>
              </w:rPr>
            </w:pPr>
            <w:r>
              <w:rPr>
                <w:rFonts w:ascii="宋体" w:eastAsia="宋体" w:hAnsi="宋体"/>
                <w:szCs w:val="21"/>
              </w:rPr>
              <w:t>设置商品价格</w:t>
            </w:r>
          </w:p>
        </w:tc>
        <w:tc>
          <w:tcPr>
            <w:tcW w:w="3102" w:type="dxa"/>
            <w:tcBorders>
              <w:top w:val="single" w:sz="4" w:space="0" w:color="auto"/>
              <w:left w:val="single" w:sz="4" w:space="0" w:color="auto"/>
              <w:bottom w:val="single" w:sz="4" w:space="0" w:color="auto"/>
              <w:right w:val="single" w:sz="4" w:space="0" w:color="auto"/>
            </w:tcBorders>
            <w:vAlign w:val="center"/>
          </w:tcPr>
          <w:p w14:paraId="59E9C9EC" w14:textId="77777777" w:rsidR="005E3B46" w:rsidRDefault="00000000">
            <w:pPr>
              <w:spacing w:line="360" w:lineRule="auto"/>
              <w:jc w:val="left"/>
              <w:rPr>
                <w:rFonts w:ascii="宋体" w:eastAsia="宋体" w:hAnsi="宋体" w:hint="eastAsia"/>
                <w:szCs w:val="21"/>
              </w:rPr>
            </w:pPr>
            <w:r>
              <w:rPr>
                <w:rFonts w:ascii="宋体" w:eastAsia="宋体" w:hAnsi="宋体"/>
                <w:szCs w:val="21"/>
              </w:rPr>
              <w:t>setPrice()</w:t>
            </w:r>
          </w:p>
        </w:tc>
        <w:tc>
          <w:tcPr>
            <w:tcW w:w="1438" w:type="dxa"/>
            <w:tcBorders>
              <w:top w:val="single" w:sz="4" w:space="0" w:color="auto"/>
              <w:left w:val="single" w:sz="4" w:space="0" w:color="auto"/>
              <w:bottom w:val="single" w:sz="4" w:space="0" w:color="auto"/>
              <w:right w:val="single" w:sz="4" w:space="0" w:color="auto"/>
            </w:tcBorders>
            <w:vAlign w:val="center"/>
          </w:tcPr>
          <w:p w14:paraId="78F43873" w14:textId="77777777" w:rsidR="005E3B46" w:rsidRDefault="00000000">
            <w:pPr>
              <w:spacing w:line="360" w:lineRule="auto"/>
              <w:jc w:val="left"/>
              <w:rPr>
                <w:rFonts w:ascii="宋体" w:eastAsia="宋体" w:hAnsi="宋体" w:hint="eastAsia"/>
                <w:szCs w:val="21"/>
              </w:rPr>
            </w:pPr>
            <w:r>
              <w:rPr>
                <w:rFonts w:ascii="宋体" w:eastAsia="宋体" w:hAnsi="宋体"/>
                <w:szCs w:val="21"/>
              </w:rPr>
              <w:t>bool</w:t>
            </w:r>
          </w:p>
        </w:tc>
      </w:tr>
      <w:tr w:rsidR="005E3B46" w14:paraId="2837AD30" w14:textId="77777777">
        <w:trPr>
          <w:jc w:val="center"/>
        </w:trPr>
        <w:tc>
          <w:tcPr>
            <w:tcW w:w="1904" w:type="dxa"/>
            <w:tcBorders>
              <w:top w:val="single" w:sz="4" w:space="0" w:color="auto"/>
              <w:left w:val="single" w:sz="4" w:space="0" w:color="auto"/>
              <w:bottom w:val="single" w:sz="4" w:space="0" w:color="auto"/>
              <w:right w:val="single" w:sz="4" w:space="0" w:color="auto"/>
            </w:tcBorders>
            <w:vAlign w:val="center"/>
          </w:tcPr>
          <w:p w14:paraId="7DDCE360" w14:textId="77777777" w:rsidR="005E3B46" w:rsidRDefault="00000000">
            <w:pPr>
              <w:spacing w:line="360" w:lineRule="auto"/>
              <w:jc w:val="left"/>
              <w:rPr>
                <w:rFonts w:ascii="宋体" w:eastAsia="宋体" w:hAnsi="宋体" w:hint="eastAsia"/>
                <w:szCs w:val="21"/>
              </w:rPr>
            </w:pPr>
            <w:r>
              <w:rPr>
                <w:rFonts w:ascii="宋体" w:eastAsia="宋体" w:hAnsi="宋体"/>
                <w:szCs w:val="21"/>
              </w:rPr>
              <w:t>返回商品价格</w:t>
            </w:r>
          </w:p>
        </w:tc>
        <w:tc>
          <w:tcPr>
            <w:tcW w:w="3102" w:type="dxa"/>
            <w:tcBorders>
              <w:top w:val="single" w:sz="4" w:space="0" w:color="auto"/>
              <w:left w:val="single" w:sz="4" w:space="0" w:color="auto"/>
              <w:bottom w:val="single" w:sz="4" w:space="0" w:color="auto"/>
              <w:right w:val="single" w:sz="4" w:space="0" w:color="auto"/>
            </w:tcBorders>
            <w:vAlign w:val="center"/>
          </w:tcPr>
          <w:p w14:paraId="1E0BE731" w14:textId="77777777" w:rsidR="005E3B46" w:rsidRDefault="00000000">
            <w:pPr>
              <w:spacing w:line="360" w:lineRule="auto"/>
              <w:jc w:val="left"/>
              <w:rPr>
                <w:rFonts w:ascii="宋体" w:eastAsia="宋体" w:hAnsi="宋体" w:hint="eastAsia"/>
                <w:szCs w:val="21"/>
              </w:rPr>
            </w:pPr>
            <w:r>
              <w:rPr>
                <w:rFonts w:ascii="宋体" w:eastAsia="宋体" w:hAnsi="宋体"/>
                <w:szCs w:val="21"/>
              </w:rPr>
              <w:t>getPrice()</w:t>
            </w:r>
          </w:p>
        </w:tc>
        <w:tc>
          <w:tcPr>
            <w:tcW w:w="1438" w:type="dxa"/>
            <w:tcBorders>
              <w:top w:val="single" w:sz="4" w:space="0" w:color="auto"/>
              <w:left w:val="single" w:sz="4" w:space="0" w:color="auto"/>
              <w:bottom w:val="single" w:sz="4" w:space="0" w:color="auto"/>
              <w:right w:val="single" w:sz="4" w:space="0" w:color="auto"/>
            </w:tcBorders>
            <w:vAlign w:val="center"/>
          </w:tcPr>
          <w:p w14:paraId="49B10C74" w14:textId="77777777" w:rsidR="005E3B46" w:rsidRDefault="00000000">
            <w:pPr>
              <w:spacing w:line="360" w:lineRule="auto"/>
              <w:jc w:val="left"/>
              <w:rPr>
                <w:rFonts w:ascii="宋体" w:eastAsia="宋体" w:hAnsi="宋体" w:hint="eastAsia"/>
                <w:szCs w:val="21"/>
              </w:rPr>
            </w:pPr>
            <w:r>
              <w:rPr>
                <w:rFonts w:ascii="宋体" w:eastAsia="宋体" w:hAnsi="宋体"/>
                <w:szCs w:val="21"/>
              </w:rPr>
              <w:t>Decimal</w:t>
            </w:r>
          </w:p>
        </w:tc>
      </w:tr>
      <w:tr w:rsidR="005E3B46" w14:paraId="2C8B750B" w14:textId="77777777">
        <w:trPr>
          <w:jc w:val="center"/>
        </w:trPr>
        <w:tc>
          <w:tcPr>
            <w:tcW w:w="1904" w:type="dxa"/>
            <w:tcBorders>
              <w:top w:val="single" w:sz="4" w:space="0" w:color="auto"/>
              <w:left w:val="single" w:sz="4" w:space="0" w:color="auto"/>
              <w:bottom w:val="single" w:sz="4" w:space="0" w:color="auto"/>
              <w:right w:val="single" w:sz="4" w:space="0" w:color="auto"/>
            </w:tcBorders>
            <w:vAlign w:val="center"/>
          </w:tcPr>
          <w:p w14:paraId="7AFBC541" w14:textId="77777777" w:rsidR="005E3B46" w:rsidRDefault="00000000">
            <w:pPr>
              <w:spacing w:line="360" w:lineRule="auto"/>
              <w:jc w:val="left"/>
              <w:rPr>
                <w:rFonts w:ascii="宋体" w:eastAsia="宋体" w:hAnsi="宋体" w:hint="eastAsia"/>
                <w:szCs w:val="21"/>
              </w:rPr>
            </w:pPr>
            <w:r>
              <w:rPr>
                <w:rFonts w:ascii="宋体" w:eastAsia="宋体" w:hAnsi="宋体"/>
                <w:szCs w:val="21"/>
              </w:rPr>
              <w:t>设置库存数量</w:t>
            </w:r>
          </w:p>
        </w:tc>
        <w:tc>
          <w:tcPr>
            <w:tcW w:w="3102" w:type="dxa"/>
            <w:tcBorders>
              <w:top w:val="single" w:sz="4" w:space="0" w:color="auto"/>
              <w:left w:val="single" w:sz="4" w:space="0" w:color="auto"/>
              <w:bottom w:val="single" w:sz="4" w:space="0" w:color="auto"/>
              <w:right w:val="single" w:sz="4" w:space="0" w:color="auto"/>
            </w:tcBorders>
            <w:vAlign w:val="center"/>
          </w:tcPr>
          <w:p w14:paraId="27CB3F02" w14:textId="77777777" w:rsidR="005E3B46" w:rsidRDefault="00000000">
            <w:pPr>
              <w:spacing w:line="360" w:lineRule="auto"/>
              <w:jc w:val="left"/>
              <w:rPr>
                <w:rFonts w:ascii="宋体" w:eastAsia="宋体" w:hAnsi="宋体" w:hint="eastAsia"/>
                <w:szCs w:val="21"/>
              </w:rPr>
            </w:pPr>
            <w:r>
              <w:rPr>
                <w:rFonts w:ascii="宋体" w:eastAsia="宋体" w:hAnsi="宋体"/>
                <w:szCs w:val="21"/>
              </w:rPr>
              <w:t>setStockQuantity()</w:t>
            </w:r>
          </w:p>
        </w:tc>
        <w:tc>
          <w:tcPr>
            <w:tcW w:w="1438" w:type="dxa"/>
            <w:tcBorders>
              <w:top w:val="single" w:sz="4" w:space="0" w:color="auto"/>
              <w:left w:val="single" w:sz="4" w:space="0" w:color="auto"/>
              <w:bottom w:val="single" w:sz="4" w:space="0" w:color="auto"/>
              <w:right w:val="single" w:sz="4" w:space="0" w:color="auto"/>
            </w:tcBorders>
            <w:vAlign w:val="center"/>
          </w:tcPr>
          <w:p w14:paraId="3B3CF4E3" w14:textId="77777777" w:rsidR="005E3B46" w:rsidRDefault="00000000">
            <w:pPr>
              <w:spacing w:line="360" w:lineRule="auto"/>
              <w:jc w:val="left"/>
              <w:rPr>
                <w:rFonts w:ascii="宋体" w:eastAsia="宋体" w:hAnsi="宋体" w:hint="eastAsia"/>
                <w:szCs w:val="21"/>
              </w:rPr>
            </w:pPr>
            <w:r>
              <w:rPr>
                <w:rFonts w:ascii="宋体" w:eastAsia="宋体" w:hAnsi="宋体"/>
                <w:szCs w:val="21"/>
              </w:rPr>
              <w:t>bool</w:t>
            </w:r>
          </w:p>
        </w:tc>
      </w:tr>
      <w:tr w:rsidR="005E3B46" w14:paraId="4B322A11" w14:textId="77777777">
        <w:trPr>
          <w:jc w:val="center"/>
        </w:trPr>
        <w:tc>
          <w:tcPr>
            <w:tcW w:w="1904" w:type="dxa"/>
            <w:tcBorders>
              <w:top w:val="single" w:sz="4" w:space="0" w:color="auto"/>
              <w:left w:val="single" w:sz="4" w:space="0" w:color="auto"/>
              <w:bottom w:val="single" w:sz="4" w:space="0" w:color="auto"/>
              <w:right w:val="single" w:sz="4" w:space="0" w:color="auto"/>
            </w:tcBorders>
            <w:vAlign w:val="center"/>
          </w:tcPr>
          <w:p w14:paraId="7D15F2E5" w14:textId="77777777" w:rsidR="005E3B46" w:rsidRDefault="00000000">
            <w:pPr>
              <w:spacing w:line="360" w:lineRule="auto"/>
              <w:jc w:val="left"/>
              <w:rPr>
                <w:rFonts w:ascii="宋体" w:eastAsia="宋体" w:hAnsi="宋体" w:hint="eastAsia"/>
                <w:szCs w:val="21"/>
              </w:rPr>
            </w:pPr>
            <w:r>
              <w:rPr>
                <w:rFonts w:ascii="宋体" w:eastAsia="宋体" w:hAnsi="宋体"/>
                <w:szCs w:val="21"/>
              </w:rPr>
              <w:t>返回库存数量</w:t>
            </w:r>
          </w:p>
        </w:tc>
        <w:tc>
          <w:tcPr>
            <w:tcW w:w="3102" w:type="dxa"/>
            <w:tcBorders>
              <w:top w:val="single" w:sz="4" w:space="0" w:color="auto"/>
              <w:left w:val="single" w:sz="4" w:space="0" w:color="auto"/>
              <w:bottom w:val="single" w:sz="4" w:space="0" w:color="auto"/>
              <w:right w:val="single" w:sz="4" w:space="0" w:color="auto"/>
            </w:tcBorders>
            <w:vAlign w:val="center"/>
          </w:tcPr>
          <w:p w14:paraId="4E143B78" w14:textId="77777777" w:rsidR="005E3B46" w:rsidRDefault="00000000">
            <w:pPr>
              <w:spacing w:line="360" w:lineRule="auto"/>
              <w:jc w:val="left"/>
              <w:rPr>
                <w:rFonts w:ascii="宋体" w:eastAsia="宋体" w:hAnsi="宋体" w:hint="eastAsia"/>
                <w:szCs w:val="21"/>
              </w:rPr>
            </w:pPr>
            <w:r>
              <w:rPr>
                <w:rFonts w:ascii="宋体" w:eastAsia="宋体" w:hAnsi="宋体"/>
                <w:szCs w:val="21"/>
              </w:rPr>
              <w:t>getStockQuantity()</w:t>
            </w:r>
          </w:p>
        </w:tc>
        <w:tc>
          <w:tcPr>
            <w:tcW w:w="1438" w:type="dxa"/>
            <w:tcBorders>
              <w:top w:val="single" w:sz="4" w:space="0" w:color="auto"/>
              <w:left w:val="single" w:sz="4" w:space="0" w:color="auto"/>
              <w:bottom w:val="single" w:sz="4" w:space="0" w:color="auto"/>
              <w:right w:val="single" w:sz="4" w:space="0" w:color="auto"/>
            </w:tcBorders>
            <w:vAlign w:val="center"/>
          </w:tcPr>
          <w:p w14:paraId="793A433B" w14:textId="77777777" w:rsidR="005E3B46" w:rsidRDefault="00000000">
            <w:pPr>
              <w:spacing w:line="360" w:lineRule="auto"/>
              <w:jc w:val="left"/>
              <w:rPr>
                <w:rFonts w:ascii="宋体" w:eastAsia="宋体" w:hAnsi="宋体" w:hint="eastAsia"/>
                <w:szCs w:val="21"/>
              </w:rPr>
            </w:pPr>
            <w:r>
              <w:rPr>
                <w:rFonts w:ascii="宋体" w:eastAsia="宋体" w:hAnsi="宋体"/>
                <w:szCs w:val="21"/>
              </w:rPr>
              <w:t>int</w:t>
            </w:r>
          </w:p>
        </w:tc>
      </w:tr>
      <w:tr w:rsidR="005E3B46" w14:paraId="153545AC" w14:textId="77777777">
        <w:trPr>
          <w:jc w:val="center"/>
        </w:trPr>
        <w:tc>
          <w:tcPr>
            <w:tcW w:w="1904" w:type="dxa"/>
            <w:tcBorders>
              <w:top w:val="single" w:sz="4" w:space="0" w:color="auto"/>
              <w:left w:val="single" w:sz="4" w:space="0" w:color="auto"/>
              <w:bottom w:val="single" w:sz="4" w:space="0" w:color="auto"/>
              <w:right w:val="single" w:sz="4" w:space="0" w:color="auto"/>
            </w:tcBorders>
            <w:vAlign w:val="center"/>
          </w:tcPr>
          <w:p w14:paraId="5E849CED" w14:textId="77777777" w:rsidR="005E3B46" w:rsidRDefault="00000000">
            <w:pPr>
              <w:spacing w:line="360" w:lineRule="auto"/>
              <w:jc w:val="left"/>
              <w:rPr>
                <w:rFonts w:ascii="宋体" w:eastAsia="宋体" w:hAnsi="宋体" w:hint="eastAsia"/>
                <w:szCs w:val="21"/>
              </w:rPr>
            </w:pPr>
            <w:r>
              <w:rPr>
                <w:rFonts w:ascii="宋体" w:eastAsia="宋体" w:hAnsi="宋体"/>
                <w:szCs w:val="21"/>
              </w:rPr>
              <w:t>更新商品图片</w:t>
            </w:r>
          </w:p>
        </w:tc>
        <w:tc>
          <w:tcPr>
            <w:tcW w:w="3102" w:type="dxa"/>
            <w:tcBorders>
              <w:top w:val="single" w:sz="4" w:space="0" w:color="auto"/>
              <w:left w:val="single" w:sz="4" w:space="0" w:color="auto"/>
              <w:bottom w:val="single" w:sz="4" w:space="0" w:color="auto"/>
              <w:right w:val="single" w:sz="4" w:space="0" w:color="auto"/>
            </w:tcBorders>
            <w:vAlign w:val="center"/>
          </w:tcPr>
          <w:p w14:paraId="20850644" w14:textId="77777777" w:rsidR="005E3B46" w:rsidRDefault="00000000">
            <w:pPr>
              <w:spacing w:line="360" w:lineRule="auto"/>
              <w:jc w:val="left"/>
              <w:rPr>
                <w:rFonts w:ascii="宋体" w:eastAsia="宋体" w:hAnsi="宋体" w:hint="eastAsia"/>
                <w:szCs w:val="21"/>
              </w:rPr>
            </w:pPr>
            <w:r>
              <w:rPr>
                <w:rFonts w:ascii="宋体" w:eastAsia="宋体" w:hAnsi="宋体"/>
                <w:szCs w:val="21"/>
              </w:rPr>
              <w:t>updateImage()</w:t>
            </w:r>
          </w:p>
        </w:tc>
        <w:tc>
          <w:tcPr>
            <w:tcW w:w="1438" w:type="dxa"/>
            <w:tcBorders>
              <w:top w:val="single" w:sz="4" w:space="0" w:color="auto"/>
              <w:left w:val="single" w:sz="4" w:space="0" w:color="auto"/>
              <w:bottom w:val="single" w:sz="4" w:space="0" w:color="auto"/>
              <w:right w:val="single" w:sz="4" w:space="0" w:color="auto"/>
            </w:tcBorders>
            <w:vAlign w:val="center"/>
          </w:tcPr>
          <w:p w14:paraId="2A4E3433" w14:textId="77777777" w:rsidR="005E3B46" w:rsidRDefault="00000000">
            <w:pPr>
              <w:spacing w:line="360" w:lineRule="auto"/>
              <w:jc w:val="left"/>
              <w:rPr>
                <w:rFonts w:ascii="宋体" w:eastAsia="宋体" w:hAnsi="宋体" w:hint="eastAsia"/>
                <w:szCs w:val="21"/>
              </w:rPr>
            </w:pPr>
            <w:r>
              <w:rPr>
                <w:rFonts w:ascii="宋体" w:eastAsia="宋体" w:hAnsi="宋体"/>
                <w:szCs w:val="21"/>
              </w:rPr>
              <w:t>bool</w:t>
            </w:r>
          </w:p>
        </w:tc>
      </w:tr>
      <w:tr w:rsidR="005E3B46" w14:paraId="4B9B391D" w14:textId="77777777">
        <w:trPr>
          <w:jc w:val="center"/>
        </w:trPr>
        <w:tc>
          <w:tcPr>
            <w:tcW w:w="1904" w:type="dxa"/>
            <w:tcBorders>
              <w:top w:val="single" w:sz="4" w:space="0" w:color="auto"/>
              <w:left w:val="single" w:sz="4" w:space="0" w:color="auto"/>
              <w:bottom w:val="single" w:sz="4" w:space="0" w:color="auto"/>
              <w:right w:val="single" w:sz="4" w:space="0" w:color="auto"/>
            </w:tcBorders>
            <w:vAlign w:val="center"/>
          </w:tcPr>
          <w:p w14:paraId="37BE935A" w14:textId="77777777" w:rsidR="005E3B46" w:rsidRDefault="00000000">
            <w:pPr>
              <w:spacing w:line="360" w:lineRule="auto"/>
              <w:jc w:val="left"/>
              <w:rPr>
                <w:rFonts w:ascii="宋体" w:eastAsia="宋体" w:hAnsi="宋体" w:hint="eastAsia"/>
                <w:szCs w:val="21"/>
              </w:rPr>
            </w:pPr>
            <w:r>
              <w:rPr>
                <w:rFonts w:ascii="宋体" w:eastAsia="宋体" w:hAnsi="宋体"/>
                <w:szCs w:val="21"/>
              </w:rPr>
              <w:lastRenderedPageBreak/>
              <w:t>返回商品图片</w:t>
            </w:r>
          </w:p>
        </w:tc>
        <w:tc>
          <w:tcPr>
            <w:tcW w:w="3102" w:type="dxa"/>
            <w:tcBorders>
              <w:top w:val="single" w:sz="4" w:space="0" w:color="auto"/>
              <w:left w:val="single" w:sz="4" w:space="0" w:color="auto"/>
              <w:bottom w:val="single" w:sz="4" w:space="0" w:color="auto"/>
              <w:right w:val="single" w:sz="4" w:space="0" w:color="auto"/>
            </w:tcBorders>
            <w:vAlign w:val="center"/>
          </w:tcPr>
          <w:p w14:paraId="2527C28E" w14:textId="77777777" w:rsidR="005E3B46" w:rsidRDefault="00000000">
            <w:pPr>
              <w:spacing w:line="360" w:lineRule="auto"/>
              <w:jc w:val="left"/>
              <w:rPr>
                <w:rFonts w:ascii="宋体" w:eastAsia="宋体" w:hAnsi="宋体" w:hint="eastAsia"/>
                <w:szCs w:val="21"/>
              </w:rPr>
            </w:pPr>
            <w:r>
              <w:rPr>
                <w:rFonts w:ascii="宋体" w:eastAsia="宋体" w:hAnsi="宋体"/>
                <w:szCs w:val="21"/>
              </w:rPr>
              <w:t>getImageUrl()</w:t>
            </w:r>
          </w:p>
        </w:tc>
        <w:tc>
          <w:tcPr>
            <w:tcW w:w="1438" w:type="dxa"/>
            <w:tcBorders>
              <w:top w:val="single" w:sz="4" w:space="0" w:color="auto"/>
              <w:left w:val="single" w:sz="4" w:space="0" w:color="auto"/>
              <w:bottom w:val="single" w:sz="4" w:space="0" w:color="auto"/>
              <w:right w:val="single" w:sz="4" w:space="0" w:color="auto"/>
            </w:tcBorders>
            <w:vAlign w:val="center"/>
          </w:tcPr>
          <w:p w14:paraId="015F99C8"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varchar</w:t>
            </w:r>
          </w:p>
        </w:tc>
      </w:tr>
      <w:tr w:rsidR="005E3B46" w14:paraId="59646E65" w14:textId="77777777">
        <w:trPr>
          <w:jc w:val="center"/>
        </w:trPr>
        <w:tc>
          <w:tcPr>
            <w:tcW w:w="1904" w:type="dxa"/>
            <w:tcBorders>
              <w:top w:val="single" w:sz="4" w:space="0" w:color="auto"/>
              <w:left w:val="single" w:sz="4" w:space="0" w:color="auto"/>
              <w:bottom w:val="single" w:sz="4" w:space="0" w:color="auto"/>
              <w:right w:val="single" w:sz="4" w:space="0" w:color="auto"/>
            </w:tcBorders>
            <w:vAlign w:val="center"/>
          </w:tcPr>
          <w:p w14:paraId="1CEAF4DD" w14:textId="77777777" w:rsidR="005E3B46" w:rsidRDefault="00000000">
            <w:pPr>
              <w:spacing w:line="360" w:lineRule="auto"/>
              <w:jc w:val="left"/>
              <w:rPr>
                <w:rFonts w:ascii="宋体" w:eastAsia="宋体" w:hAnsi="宋体" w:hint="eastAsia"/>
                <w:szCs w:val="21"/>
              </w:rPr>
            </w:pPr>
            <w:r>
              <w:rPr>
                <w:rFonts w:ascii="宋体" w:eastAsia="宋体" w:hAnsi="宋体"/>
                <w:szCs w:val="21"/>
              </w:rPr>
              <w:t>设置商品描述</w:t>
            </w:r>
          </w:p>
        </w:tc>
        <w:tc>
          <w:tcPr>
            <w:tcW w:w="3102" w:type="dxa"/>
            <w:tcBorders>
              <w:top w:val="single" w:sz="4" w:space="0" w:color="auto"/>
              <w:left w:val="single" w:sz="4" w:space="0" w:color="auto"/>
              <w:bottom w:val="single" w:sz="4" w:space="0" w:color="auto"/>
              <w:right w:val="single" w:sz="4" w:space="0" w:color="auto"/>
            </w:tcBorders>
            <w:vAlign w:val="center"/>
          </w:tcPr>
          <w:p w14:paraId="7CC093BB" w14:textId="77777777" w:rsidR="005E3B46" w:rsidRDefault="00000000">
            <w:pPr>
              <w:spacing w:line="360" w:lineRule="auto"/>
              <w:jc w:val="left"/>
              <w:rPr>
                <w:rFonts w:ascii="宋体" w:eastAsia="宋体" w:hAnsi="宋体" w:hint="eastAsia"/>
                <w:szCs w:val="21"/>
              </w:rPr>
            </w:pPr>
            <w:r>
              <w:rPr>
                <w:rFonts w:ascii="宋体" w:eastAsia="宋体" w:hAnsi="宋体"/>
                <w:szCs w:val="21"/>
              </w:rPr>
              <w:t>setDescription()</w:t>
            </w:r>
          </w:p>
        </w:tc>
        <w:tc>
          <w:tcPr>
            <w:tcW w:w="1438" w:type="dxa"/>
            <w:tcBorders>
              <w:top w:val="single" w:sz="4" w:space="0" w:color="auto"/>
              <w:left w:val="single" w:sz="4" w:space="0" w:color="auto"/>
              <w:bottom w:val="single" w:sz="4" w:space="0" w:color="auto"/>
              <w:right w:val="single" w:sz="4" w:space="0" w:color="auto"/>
            </w:tcBorders>
            <w:vAlign w:val="center"/>
          </w:tcPr>
          <w:p w14:paraId="02F057C9" w14:textId="77777777" w:rsidR="005E3B46" w:rsidRDefault="00000000">
            <w:pPr>
              <w:spacing w:line="360" w:lineRule="auto"/>
              <w:jc w:val="left"/>
              <w:rPr>
                <w:rFonts w:ascii="宋体" w:eastAsia="宋体" w:hAnsi="宋体" w:hint="eastAsia"/>
                <w:szCs w:val="21"/>
              </w:rPr>
            </w:pPr>
            <w:r>
              <w:rPr>
                <w:rFonts w:ascii="宋体" w:eastAsia="宋体" w:hAnsi="宋体"/>
                <w:szCs w:val="21"/>
              </w:rPr>
              <w:t>bool</w:t>
            </w:r>
          </w:p>
        </w:tc>
      </w:tr>
      <w:tr w:rsidR="005E3B46" w14:paraId="68BAE13E" w14:textId="77777777">
        <w:trPr>
          <w:jc w:val="center"/>
        </w:trPr>
        <w:tc>
          <w:tcPr>
            <w:tcW w:w="1904" w:type="dxa"/>
            <w:tcBorders>
              <w:top w:val="single" w:sz="4" w:space="0" w:color="auto"/>
              <w:left w:val="single" w:sz="4" w:space="0" w:color="auto"/>
              <w:bottom w:val="single" w:sz="4" w:space="0" w:color="auto"/>
              <w:right w:val="single" w:sz="4" w:space="0" w:color="auto"/>
            </w:tcBorders>
            <w:vAlign w:val="center"/>
          </w:tcPr>
          <w:p w14:paraId="7CEBF141" w14:textId="77777777" w:rsidR="005E3B46" w:rsidRDefault="00000000">
            <w:pPr>
              <w:spacing w:line="360" w:lineRule="auto"/>
              <w:jc w:val="left"/>
              <w:rPr>
                <w:rFonts w:ascii="宋体" w:eastAsia="宋体" w:hAnsi="宋体" w:hint="eastAsia"/>
                <w:szCs w:val="21"/>
              </w:rPr>
            </w:pPr>
            <w:r>
              <w:rPr>
                <w:rFonts w:ascii="宋体" w:eastAsia="宋体" w:hAnsi="宋体"/>
                <w:szCs w:val="21"/>
              </w:rPr>
              <w:t>返回商品描述</w:t>
            </w:r>
          </w:p>
        </w:tc>
        <w:tc>
          <w:tcPr>
            <w:tcW w:w="3102" w:type="dxa"/>
            <w:tcBorders>
              <w:top w:val="single" w:sz="4" w:space="0" w:color="auto"/>
              <w:left w:val="single" w:sz="4" w:space="0" w:color="auto"/>
              <w:bottom w:val="single" w:sz="4" w:space="0" w:color="auto"/>
              <w:right w:val="single" w:sz="4" w:space="0" w:color="auto"/>
            </w:tcBorders>
            <w:vAlign w:val="center"/>
          </w:tcPr>
          <w:p w14:paraId="02935649" w14:textId="77777777" w:rsidR="005E3B46" w:rsidRDefault="00000000">
            <w:pPr>
              <w:spacing w:line="360" w:lineRule="auto"/>
              <w:jc w:val="left"/>
              <w:rPr>
                <w:rFonts w:ascii="宋体" w:eastAsia="宋体" w:hAnsi="宋体" w:hint="eastAsia"/>
                <w:szCs w:val="21"/>
              </w:rPr>
            </w:pPr>
            <w:r>
              <w:rPr>
                <w:rFonts w:ascii="宋体" w:eastAsia="宋体" w:hAnsi="宋体"/>
                <w:szCs w:val="21"/>
              </w:rPr>
              <w:t>getDescription()</w:t>
            </w:r>
          </w:p>
        </w:tc>
        <w:tc>
          <w:tcPr>
            <w:tcW w:w="1438" w:type="dxa"/>
            <w:tcBorders>
              <w:top w:val="single" w:sz="4" w:space="0" w:color="auto"/>
              <w:left w:val="single" w:sz="4" w:space="0" w:color="auto"/>
              <w:bottom w:val="single" w:sz="4" w:space="0" w:color="auto"/>
              <w:right w:val="single" w:sz="4" w:space="0" w:color="auto"/>
            </w:tcBorders>
            <w:vAlign w:val="center"/>
          </w:tcPr>
          <w:p w14:paraId="6961D1CF"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text</w:t>
            </w:r>
          </w:p>
        </w:tc>
      </w:tr>
      <w:tr w:rsidR="005E3B46" w14:paraId="077F2C8A" w14:textId="77777777">
        <w:trPr>
          <w:jc w:val="center"/>
        </w:trPr>
        <w:tc>
          <w:tcPr>
            <w:tcW w:w="1904" w:type="dxa"/>
            <w:tcBorders>
              <w:top w:val="single" w:sz="4" w:space="0" w:color="auto"/>
              <w:left w:val="single" w:sz="4" w:space="0" w:color="auto"/>
              <w:bottom w:val="single" w:sz="4" w:space="0" w:color="auto"/>
              <w:right w:val="single" w:sz="4" w:space="0" w:color="auto"/>
            </w:tcBorders>
            <w:vAlign w:val="center"/>
          </w:tcPr>
          <w:p w14:paraId="645FFFB5" w14:textId="77777777" w:rsidR="005E3B46" w:rsidRDefault="00000000">
            <w:pPr>
              <w:spacing w:line="360" w:lineRule="auto"/>
              <w:jc w:val="left"/>
              <w:rPr>
                <w:rFonts w:ascii="宋体" w:eastAsia="宋体" w:hAnsi="宋体" w:hint="eastAsia"/>
                <w:szCs w:val="21"/>
              </w:rPr>
            </w:pPr>
            <w:r>
              <w:rPr>
                <w:rFonts w:ascii="宋体" w:eastAsia="宋体" w:hAnsi="宋体"/>
                <w:szCs w:val="21"/>
              </w:rPr>
              <w:t>增加库存</w:t>
            </w:r>
          </w:p>
        </w:tc>
        <w:tc>
          <w:tcPr>
            <w:tcW w:w="3102" w:type="dxa"/>
            <w:tcBorders>
              <w:top w:val="single" w:sz="4" w:space="0" w:color="auto"/>
              <w:left w:val="single" w:sz="4" w:space="0" w:color="auto"/>
              <w:bottom w:val="single" w:sz="4" w:space="0" w:color="auto"/>
              <w:right w:val="single" w:sz="4" w:space="0" w:color="auto"/>
            </w:tcBorders>
            <w:vAlign w:val="center"/>
          </w:tcPr>
          <w:p w14:paraId="51E1AA14" w14:textId="77777777" w:rsidR="005E3B46" w:rsidRDefault="00000000">
            <w:pPr>
              <w:spacing w:line="360" w:lineRule="auto"/>
              <w:jc w:val="left"/>
              <w:rPr>
                <w:rFonts w:ascii="宋体" w:eastAsia="宋体" w:hAnsi="宋体" w:hint="eastAsia"/>
                <w:szCs w:val="21"/>
              </w:rPr>
            </w:pPr>
            <w:r>
              <w:rPr>
                <w:rFonts w:ascii="宋体" w:eastAsia="宋体" w:hAnsi="宋体"/>
                <w:szCs w:val="21"/>
              </w:rPr>
              <w:t>increaseStock()</w:t>
            </w:r>
          </w:p>
        </w:tc>
        <w:tc>
          <w:tcPr>
            <w:tcW w:w="1438" w:type="dxa"/>
            <w:tcBorders>
              <w:top w:val="single" w:sz="4" w:space="0" w:color="auto"/>
              <w:left w:val="single" w:sz="4" w:space="0" w:color="auto"/>
              <w:bottom w:val="single" w:sz="4" w:space="0" w:color="auto"/>
              <w:right w:val="single" w:sz="4" w:space="0" w:color="auto"/>
            </w:tcBorders>
            <w:vAlign w:val="center"/>
          </w:tcPr>
          <w:p w14:paraId="5946AD9C" w14:textId="77777777" w:rsidR="005E3B46" w:rsidRDefault="00000000">
            <w:pPr>
              <w:spacing w:line="360" w:lineRule="auto"/>
              <w:jc w:val="left"/>
              <w:rPr>
                <w:rFonts w:ascii="宋体" w:eastAsia="宋体" w:hAnsi="宋体" w:hint="eastAsia"/>
                <w:szCs w:val="21"/>
              </w:rPr>
            </w:pPr>
            <w:r>
              <w:rPr>
                <w:rFonts w:ascii="宋体" w:eastAsia="宋体" w:hAnsi="宋体"/>
                <w:szCs w:val="21"/>
              </w:rPr>
              <w:t>bool</w:t>
            </w:r>
          </w:p>
        </w:tc>
      </w:tr>
      <w:tr w:rsidR="005E3B46" w14:paraId="7FA5EEE3" w14:textId="77777777">
        <w:trPr>
          <w:jc w:val="center"/>
        </w:trPr>
        <w:tc>
          <w:tcPr>
            <w:tcW w:w="1904" w:type="dxa"/>
            <w:tcBorders>
              <w:top w:val="single" w:sz="4" w:space="0" w:color="auto"/>
              <w:left w:val="single" w:sz="4" w:space="0" w:color="auto"/>
              <w:bottom w:val="single" w:sz="4" w:space="0" w:color="auto"/>
              <w:right w:val="single" w:sz="4" w:space="0" w:color="auto"/>
            </w:tcBorders>
            <w:vAlign w:val="center"/>
          </w:tcPr>
          <w:p w14:paraId="34DC6F11" w14:textId="77777777" w:rsidR="005E3B46" w:rsidRDefault="00000000">
            <w:pPr>
              <w:spacing w:line="360" w:lineRule="auto"/>
              <w:jc w:val="left"/>
              <w:rPr>
                <w:rFonts w:ascii="宋体" w:eastAsia="宋体" w:hAnsi="宋体" w:hint="eastAsia"/>
                <w:szCs w:val="21"/>
              </w:rPr>
            </w:pPr>
            <w:r>
              <w:rPr>
                <w:rFonts w:ascii="宋体" w:eastAsia="宋体" w:hAnsi="宋体"/>
                <w:szCs w:val="21"/>
              </w:rPr>
              <w:t>减少库存</w:t>
            </w:r>
          </w:p>
        </w:tc>
        <w:tc>
          <w:tcPr>
            <w:tcW w:w="3102" w:type="dxa"/>
            <w:tcBorders>
              <w:top w:val="single" w:sz="4" w:space="0" w:color="auto"/>
              <w:left w:val="single" w:sz="4" w:space="0" w:color="auto"/>
              <w:bottom w:val="single" w:sz="4" w:space="0" w:color="auto"/>
              <w:right w:val="single" w:sz="4" w:space="0" w:color="auto"/>
            </w:tcBorders>
            <w:vAlign w:val="center"/>
          </w:tcPr>
          <w:p w14:paraId="079DBD37" w14:textId="77777777" w:rsidR="005E3B46" w:rsidRDefault="00000000">
            <w:pPr>
              <w:spacing w:line="360" w:lineRule="auto"/>
              <w:jc w:val="left"/>
              <w:rPr>
                <w:rFonts w:ascii="宋体" w:eastAsia="宋体" w:hAnsi="宋体" w:hint="eastAsia"/>
                <w:szCs w:val="21"/>
              </w:rPr>
            </w:pPr>
            <w:r>
              <w:rPr>
                <w:rFonts w:ascii="宋体" w:eastAsia="宋体" w:hAnsi="宋体"/>
                <w:szCs w:val="21"/>
              </w:rPr>
              <w:t>decreaseStock()</w:t>
            </w:r>
          </w:p>
        </w:tc>
        <w:tc>
          <w:tcPr>
            <w:tcW w:w="1438" w:type="dxa"/>
            <w:tcBorders>
              <w:top w:val="single" w:sz="4" w:space="0" w:color="auto"/>
              <w:left w:val="single" w:sz="4" w:space="0" w:color="auto"/>
              <w:bottom w:val="single" w:sz="4" w:space="0" w:color="auto"/>
              <w:right w:val="single" w:sz="4" w:space="0" w:color="auto"/>
            </w:tcBorders>
            <w:vAlign w:val="center"/>
          </w:tcPr>
          <w:p w14:paraId="497098E2" w14:textId="77777777" w:rsidR="005E3B46" w:rsidRDefault="00000000">
            <w:pPr>
              <w:spacing w:line="360" w:lineRule="auto"/>
              <w:jc w:val="left"/>
              <w:rPr>
                <w:rFonts w:ascii="宋体" w:eastAsia="宋体" w:hAnsi="宋体" w:hint="eastAsia"/>
                <w:szCs w:val="21"/>
              </w:rPr>
            </w:pPr>
            <w:r>
              <w:rPr>
                <w:rFonts w:ascii="宋体" w:eastAsia="宋体" w:hAnsi="宋体"/>
                <w:szCs w:val="21"/>
              </w:rPr>
              <w:t>bool</w:t>
            </w:r>
          </w:p>
        </w:tc>
      </w:tr>
    </w:tbl>
    <w:p w14:paraId="1BCA8409" w14:textId="77777777" w:rsidR="005E3B46" w:rsidRDefault="005E3B46">
      <w:pPr>
        <w:spacing w:line="360" w:lineRule="auto"/>
        <w:jc w:val="center"/>
        <w:rPr>
          <w:rFonts w:ascii="宋体" w:eastAsia="宋体" w:hAnsi="宋体" w:hint="eastAsia"/>
          <w:szCs w:val="21"/>
        </w:rPr>
      </w:pPr>
    </w:p>
    <w:p w14:paraId="433813A1" w14:textId="77777777" w:rsidR="005E3B46" w:rsidRDefault="00000000">
      <w:pPr>
        <w:spacing w:line="360" w:lineRule="auto"/>
        <w:jc w:val="left"/>
        <w:rPr>
          <w:rFonts w:ascii="宋体" w:eastAsia="宋体" w:hAnsi="宋体" w:hint="eastAsia"/>
          <w:b/>
          <w:bCs/>
          <w:szCs w:val="21"/>
        </w:rPr>
      </w:pPr>
      <w:r>
        <w:rPr>
          <w:rFonts w:ascii="宋体" w:eastAsia="宋体" w:hAnsi="宋体" w:hint="eastAsia"/>
          <w:b/>
          <w:bCs/>
          <w:szCs w:val="21"/>
        </w:rPr>
        <w:t>类名：Order（订单</w:t>
      </w:r>
      <w:r>
        <w:rPr>
          <w:rFonts w:ascii="宋体" w:eastAsia="宋体" w:hAnsi="宋体"/>
          <w:b/>
          <w:bCs/>
          <w:szCs w:val="21"/>
        </w:rPr>
        <w:t>类</w:t>
      </w:r>
      <w:r>
        <w:rPr>
          <w:rFonts w:ascii="宋体" w:eastAsia="宋体" w:hAnsi="宋体" w:hint="eastAsia"/>
          <w:b/>
          <w:bCs/>
          <w:szCs w:val="21"/>
        </w:rPr>
        <w:t>）</w:t>
      </w:r>
    </w:p>
    <w:p w14:paraId="5955D078" w14:textId="77777777" w:rsidR="005E3B46" w:rsidRDefault="005E3B46">
      <w:pPr>
        <w:spacing w:line="360" w:lineRule="auto"/>
        <w:jc w:val="left"/>
        <w:rPr>
          <w:rFonts w:ascii="宋体" w:eastAsia="宋体" w:hAnsi="宋体" w:hint="eastAsia"/>
          <w:b/>
          <w:bCs/>
          <w:szCs w:val="21"/>
        </w:rPr>
      </w:pPr>
    </w:p>
    <w:p w14:paraId="4C2B6249" w14:textId="77777777" w:rsidR="005E3B46" w:rsidRDefault="00000000">
      <w:pPr>
        <w:spacing w:line="360" w:lineRule="auto"/>
        <w:jc w:val="left"/>
        <w:rPr>
          <w:rFonts w:ascii="宋体" w:eastAsia="宋体" w:hAnsi="宋体" w:hint="eastAsia"/>
          <w:b/>
          <w:bCs/>
          <w:szCs w:val="21"/>
        </w:rPr>
      </w:pPr>
      <w:r>
        <w:rPr>
          <w:rFonts w:ascii="宋体" w:eastAsia="宋体" w:hAnsi="宋体" w:hint="eastAsia"/>
          <w:b/>
          <w:bCs/>
          <w:szCs w:val="21"/>
        </w:rPr>
        <w:t>操作表如表3.2.6所示：</w:t>
      </w:r>
    </w:p>
    <w:p w14:paraId="37666A6E"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表3</w:t>
      </w:r>
      <w:r>
        <w:rPr>
          <w:rFonts w:ascii="宋体" w:eastAsia="宋体" w:hAnsi="宋体"/>
          <w:szCs w:val="21"/>
        </w:rPr>
        <w:t>.</w:t>
      </w:r>
      <w:r>
        <w:rPr>
          <w:rFonts w:ascii="宋体" w:eastAsia="宋体" w:hAnsi="宋体" w:hint="eastAsia"/>
          <w:szCs w:val="21"/>
        </w:rPr>
        <w:t>2</w:t>
      </w:r>
      <w:r>
        <w:rPr>
          <w:rFonts w:ascii="宋体" w:eastAsia="宋体" w:hAnsi="宋体"/>
          <w:szCs w:val="21"/>
        </w:rPr>
        <w:t>.</w:t>
      </w:r>
      <w:r>
        <w:rPr>
          <w:rFonts w:ascii="宋体" w:eastAsia="宋体" w:hAnsi="宋体" w:hint="eastAsia"/>
          <w:szCs w:val="21"/>
        </w:rPr>
        <w:t>6</w:t>
      </w:r>
      <w:r>
        <w:rPr>
          <w:rFonts w:ascii="宋体" w:eastAsia="宋体" w:hAnsi="宋体"/>
          <w:szCs w:val="21"/>
        </w:rPr>
        <w:t xml:space="preserve"> </w:t>
      </w:r>
      <w:r>
        <w:rPr>
          <w:rFonts w:ascii="宋体" w:eastAsia="宋体" w:hAnsi="宋体" w:hint="eastAsia"/>
          <w:szCs w:val="21"/>
        </w:rPr>
        <w:t>Order类操作表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746"/>
        <w:gridCol w:w="1866"/>
      </w:tblGrid>
      <w:tr w:rsidR="005E3B46" w14:paraId="7FB72682" w14:textId="77777777">
        <w:trPr>
          <w:jc w:val="center"/>
        </w:trPr>
        <w:tc>
          <w:tcPr>
            <w:tcW w:w="1832" w:type="dxa"/>
            <w:tcBorders>
              <w:top w:val="single" w:sz="4" w:space="0" w:color="auto"/>
              <w:left w:val="single" w:sz="4" w:space="0" w:color="auto"/>
              <w:bottom w:val="single" w:sz="4" w:space="0" w:color="auto"/>
              <w:right w:val="single" w:sz="4" w:space="0" w:color="auto"/>
            </w:tcBorders>
            <w:vAlign w:val="center"/>
          </w:tcPr>
          <w:p w14:paraId="6F0DC49E"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中文名</w:t>
            </w:r>
          </w:p>
        </w:tc>
        <w:tc>
          <w:tcPr>
            <w:tcW w:w="2746" w:type="dxa"/>
            <w:tcBorders>
              <w:top w:val="single" w:sz="4" w:space="0" w:color="auto"/>
              <w:left w:val="single" w:sz="4" w:space="0" w:color="auto"/>
              <w:bottom w:val="single" w:sz="4" w:space="0" w:color="auto"/>
              <w:right w:val="single" w:sz="4" w:space="0" w:color="auto"/>
            </w:tcBorders>
            <w:vAlign w:val="center"/>
          </w:tcPr>
          <w:p w14:paraId="7E3CC640"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英文名</w:t>
            </w:r>
          </w:p>
        </w:tc>
        <w:tc>
          <w:tcPr>
            <w:tcW w:w="1866" w:type="dxa"/>
            <w:tcBorders>
              <w:top w:val="single" w:sz="4" w:space="0" w:color="auto"/>
              <w:left w:val="single" w:sz="4" w:space="0" w:color="auto"/>
              <w:bottom w:val="single" w:sz="4" w:space="0" w:color="auto"/>
              <w:right w:val="single" w:sz="4" w:space="0" w:color="auto"/>
            </w:tcBorders>
            <w:vAlign w:val="center"/>
          </w:tcPr>
          <w:p w14:paraId="7C8E71F8"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数据类型</w:t>
            </w:r>
          </w:p>
        </w:tc>
      </w:tr>
      <w:tr w:rsidR="005E3B46" w14:paraId="707E4F2E" w14:textId="77777777">
        <w:trPr>
          <w:jc w:val="center"/>
        </w:trPr>
        <w:tc>
          <w:tcPr>
            <w:tcW w:w="1832" w:type="dxa"/>
            <w:tcBorders>
              <w:top w:val="single" w:sz="4" w:space="0" w:color="auto"/>
              <w:left w:val="single" w:sz="4" w:space="0" w:color="auto"/>
              <w:bottom w:val="single" w:sz="4" w:space="0" w:color="auto"/>
              <w:right w:val="single" w:sz="4" w:space="0" w:color="auto"/>
            </w:tcBorders>
            <w:vAlign w:val="center"/>
          </w:tcPr>
          <w:p w14:paraId="304D4D54"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创建新订单</w:t>
            </w:r>
          </w:p>
        </w:tc>
        <w:tc>
          <w:tcPr>
            <w:tcW w:w="2746" w:type="dxa"/>
            <w:tcBorders>
              <w:top w:val="single" w:sz="4" w:space="0" w:color="auto"/>
              <w:left w:val="single" w:sz="4" w:space="0" w:color="auto"/>
              <w:bottom w:val="single" w:sz="4" w:space="0" w:color="auto"/>
              <w:right w:val="single" w:sz="4" w:space="0" w:color="auto"/>
            </w:tcBorders>
            <w:vAlign w:val="center"/>
          </w:tcPr>
          <w:p w14:paraId="209C4BFC"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createOrder()</w:t>
            </w:r>
          </w:p>
        </w:tc>
        <w:tc>
          <w:tcPr>
            <w:tcW w:w="1866" w:type="dxa"/>
            <w:tcBorders>
              <w:top w:val="single" w:sz="4" w:space="0" w:color="auto"/>
              <w:left w:val="single" w:sz="4" w:space="0" w:color="auto"/>
              <w:bottom w:val="single" w:sz="4" w:space="0" w:color="auto"/>
              <w:right w:val="single" w:sz="4" w:space="0" w:color="auto"/>
            </w:tcBorders>
            <w:vAlign w:val="center"/>
          </w:tcPr>
          <w:p w14:paraId="271BCC6E"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bool</w:t>
            </w:r>
          </w:p>
        </w:tc>
      </w:tr>
      <w:tr w:rsidR="005E3B46" w14:paraId="39340596" w14:textId="77777777">
        <w:trPr>
          <w:jc w:val="center"/>
        </w:trPr>
        <w:tc>
          <w:tcPr>
            <w:tcW w:w="1832" w:type="dxa"/>
            <w:tcBorders>
              <w:top w:val="single" w:sz="4" w:space="0" w:color="auto"/>
              <w:left w:val="single" w:sz="4" w:space="0" w:color="auto"/>
              <w:bottom w:val="single" w:sz="4" w:space="0" w:color="auto"/>
              <w:right w:val="single" w:sz="4" w:space="0" w:color="auto"/>
            </w:tcBorders>
            <w:vAlign w:val="center"/>
          </w:tcPr>
          <w:p w14:paraId="38B092E5"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设置订单状态</w:t>
            </w:r>
          </w:p>
        </w:tc>
        <w:tc>
          <w:tcPr>
            <w:tcW w:w="2746" w:type="dxa"/>
            <w:tcBorders>
              <w:top w:val="single" w:sz="4" w:space="0" w:color="auto"/>
              <w:left w:val="single" w:sz="4" w:space="0" w:color="auto"/>
              <w:bottom w:val="single" w:sz="4" w:space="0" w:color="auto"/>
              <w:right w:val="single" w:sz="4" w:space="0" w:color="auto"/>
            </w:tcBorders>
            <w:vAlign w:val="center"/>
          </w:tcPr>
          <w:p w14:paraId="69002658"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setOrderStatus()</w:t>
            </w:r>
          </w:p>
        </w:tc>
        <w:tc>
          <w:tcPr>
            <w:tcW w:w="1866" w:type="dxa"/>
            <w:tcBorders>
              <w:top w:val="single" w:sz="4" w:space="0" w:color="auto"/>
              <w:left w:val="single" w:sz="4" w:space="0" w:color="auto"/>
              <w:bottom w:val="single" w:sz="4" w:space="0" w:color="auto"/>
              <w:right w:val="single" w:sz="4" w:space="0" w:color="auto"/>
            </w:tcBorders>
            <w:vAlign w:val="center"/>
          </w:tcPr>
          <w:p w14:paraId="45CBDEED"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bool</w:t>
            </w:r>
          </w:p>
        </w:tc>
      </w:tr>
      <w:tr w:rsidR="005E3B46" w14:paraId="493397C1" w14:textId="77777777">
        <w:trPr>
          <w:jc w:val="center"/>
        </w:trPr>
        <w:tc>
          <w:tcPr>
            <w:tcW w:w="1832" w:type="dxa"/>
            <w:tcBorders>
              <w:top w:val="single" w:sz="4" w:space="0" w:color="auto"/>
              <w:left w:val="single" w:sz="4" w:space="0" w:color="auto"/>
              <w:bottom w:val="single" w:sz="4" w:space="0" w:color="auto"/>
              <w:right w:val="single" w:sz="4" w:space="0" w:color="auto"/>
            </w:tcBorders>
            <w:vAlign w:val="center"/>
          </w:tcPr>
          <w:p w14:paraId="1BC71D04"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返回订单状态</w:t>
            </w:r>
          </w:p>
        </w:tc>
        <w:tc>
          <w:tcPr>
            <w:tcW w:w="2746" w:type="dxa"/>
            <w:tcBorders>
              <w:top w:val="single" w:sz="4" w:space="0" w:color="auto"/>
              <w:left w:val="single" w:sz="4" w:space="0" w:color="auto"/>
              <w:bottom w:val="single" w:sz="4" w:space="0" w:color="auto"/>
              <w:right w:val="single" w:sz="4" w:space="0" w:color="auto"/>
            </w:tcBorders>
            <w:vAlign w:val="center"/>
          </w:tcPr>
          <w:p w14:paraId="40B0EDE8"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getOrderStatus()</w:t>
            </w:r>
          </w:p>
        </w:tc>
        <w:tc>
          <w:tcPr>
            <w:tcW w:w="1866" w:type="dxa"/>
            <w:tcBorders>
              <w:top w:val="single" w:sz="4" w:space="0" w:color="auto"/>
              <w:left w:val="single" w:sz="4" w:space="0" w:color="auto"/>
              <w:bottom w:val="single" w:sz="4" w:space="0" w:color="auto"/>
              <w:right w:val="single" w:sz="4" w:space="0" w:color="auto"/>
            </w:tcBorders>
            <w:vAlign w:val="center"/>
          </w:tcPr>
          <w:p w14:paraId="5EA3B3BF"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varchar</w:t>
            </w:r>
          </w:p>
        </w:tc>
      </w:tr>
      <w:tr w:rsidR="005E3B46" w14:paraId="517F7DEA" w14:textId="77777777">
        <w:trPr>
          <w:jc w:val="center"/>
        </w:trPr>
        <w:tc>
          <w:tcPr>
            <w:tcW w:w="1832" w:type="dxa"/>
            <w:vAlign w:val="center"/>
          </w:tcPr>
          <w:p w14:paraId="5B519A22"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设置支付方式</w:t>
            </w:r>
          </w:p>
        </w:tc>
        <w:tc>
          <w:tcPr>
            <w:tcW w:w="2746" w:type="dxa"/>
            <w:vAlign w:val="center"/>
          </w:tcPr>
          <w:p w14:paraId="6492EE14"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setPaymentMethod()</w:t>
            </w:r>
          </w:p>
        </w:tc>
        <w:tc>
          <w:tcPr>
            <w:tcW w:w="1866" w:type="dxa"/>
            <w:vAlign w:val="center"/>
          </w:tcPr>
          <w:p w14:paraId="73C46C66"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bool</w:t>
            </w:r>
          </w:p>
        </w:tc>
      </w:tr>
      <w:tr w:rsidR="005E3B46" w14:paraId="6B0785B2" w14:textId="77777777">
        <w:trPr>
          <w:jc w:val="center"/>
        </w:trPr>
        <w:tc>
          <w:tcPr>
            <w:tcW w:w="1832" w:type="dxa"/>
            <w:vAlign w:val="center"/>
          </w:tcPr>
          <w:p w14:paraId="230E5366"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返回支付方式</w:t>
            </w:r>
          </w:p>
        </w:tc>
        <w:tc>
          <w:tcPr>
            <w:tcW w:w="2746" w:type="dxa"/>
            <w:vAlign w:val="center"/>
          </w:tcPr>
          <w:p w14:paraId="77A23E47"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getPaymentMethod()</w:t>
            </w:r>
          </w:p>
        </w:tc>
        <w:tc>
          <w:tcPr>
            <w:tcW w:w="1866" w:type="dxa"/>
            <w:vAlign w:val="center"/>
          </w:tcPr>
          <w:p w14:paraId="263C1BE9"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varchar</w:t>
            </w:r>
          </w:p>
        </w:tc>
      </w:tr>
      <w:tr w:rsidR="005E3B46" w14:paraId="744CA2D1" w14:textId="77777777">
        <w:trPr>
          <w:jc w:val="center"/>
        </w:trPr>
        <w:tc>
          <w:tcPr>
            <w:tcW w:w="1832" w:type="dxa"/>
            <w:vAlign w:val="center"/>
          </w:tcPr>
          <w:p w14:paraId="1AA0E584"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设置订单总金额</w:t>
            </w:r>
          </w:p>
        </w:tc>
        <w:tc>
          <w:tcPr>
            <w:tcW w:w="2746" w:type="dxa"/>
            <w:vAlign w:val="center"/>
          </w:tcPr>
          <w:p w14:paraId="2991C981"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setTotalAmount()</w:t>
            </w:r>
          </w:p>
        </w:tc>
        <w:tc>
          <w:tcPr>
            <w:tcW w:w="1866" w:type="dxa"/>
            <w:vAlign w:val="center"/>
          </w:tcPr>
          <w:p w14:paraId="58EC1774"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bool</w:t>
            </w:r>
          </w:p>
        </w:tc>
      </w:tr>
      <w:tr w:rsidR="005E3B46" w14:paraId="5FBF7AEA" w14:textId="77777777">
        <w:trPr>
          <w:jc w:val="center"/>
        </w:trPr>
        <w:tc>
          <w:tcPr>
            <w:tcW w:w="1832" w:type="dxa"/>
            <w:vAlign w:val="center"/>
          </w:tcPr>
          <w:p w14:paraId="3B0F186C"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返回订单总金额</w:t>
            </w:r>
          </w:p>
        </w:tc>
        <w:tc>
          <w:tcPr>
            <w:tcW w:w="2746" w:type="dxa"/>
            <w:vAlign w:val="center"/>
          </w:tcPr>
          <w:p w14:paraId="4D28C1AC"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getTotalAmount()</w:t>
            </w:r>
          </w:p>
        </w:tc>
        <w:tc>
          <w:tcPr>
            <w:tcW w:w="1866" w:type="dxa"/>
            <w:vAlign w:val="center"/>
          </w:tcPr>
          <w:p w14:paraId="2F9AC68A"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Decimal</w:t>
            </w:r>
          </w:p>
        </w:tc>
      </w:tr>
      <w:tr w:rsidR="005E3B46" w14:paraId="1D325457" w14:textId="77777777">
        <w:trPr>
          <w:jc w:val="center"/>
        </w:trPr>
        <w:tc>
          <w:tcPr>
            <w:tcW w:w="1832" w:type="dxa"/>
            <w:vAlign w:val="center"/>
          </w:tcPr>
          <w:p w14:paraId="4FDB5A98"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设置</w:t>
            </w:r>
            <w:ins w:id="132" w:author="漫星" w:date="2025-11-14T18:30:00Z">
              <w:r>
                <w:rPr>
                  <w:rFonts w:ascii="宋体" w:eastAsia="宋体" w:hAnsi="宋体" w:hint="eastAsia"/>
                  <w:szCs w:val="21"/>
                </w:rPr>
                <w:t>用户</w:t>
              </w:r>
            </w:ins>
            <w:del w:id="133" w:author="漫星" w:date="2025-11-14T18:30:00Z">
              <w:r>
                <w:rPr>
                  <w:rFonts w:ascii="宋体" w:eastAsia="宋体" w:hAnsi="宋体" w:hint="eastAsia"/>
                  <w:szCs w:val="21"/>
                </w:rPr>
                <w:delText>收货人</w:delText>
              </w:r>
            </w:del>
            <w:r>
              <w:rPr>
                <w:rFonts w:ascii="宋体" w:eastAsia="宋体" w:hAnsi="宋体" w:hint="eastAsia"/>
                <w:szCs w:val="21"/>
              </w:rPr>
              <w:t>姓名</w:t>
            </w:r>
          </w:p>
        </w:tc>
        <w:tc>
          <w:tcPr>
            <w:tcW w:w="2746" w:type="dxa"/>
            <w:vAlign w:val="center"/>
          </w:tcPr>
          <w:p w14:paraId="2D2F4F2A"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setReceiverName()</w:t>
            </w:r>
          </w:p>
        </w:tc>
        <w:tc>
          <w:tcPr>
            <w:tcW w:w="1866" w:type="dxa"/>
            <w:vAlign w:val="center"/>
          </w:tcPr>
          <w:p w14:paraId="0AFCBED9"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bool</w:t>
            </w:r>
          </w:p>
        </w:tc>
      </w:tr>
      <w:tr w:rsidR="005E3B46" w14:paraId="23824CAE" w14:textId="77777777">
        <w:trPr>
          <w:jc w:val="center"/>
        </w:trPr>
        <w:tc>
          <w:tcPr>
            <w:tcW w:w="1832" w:type="dxa"/>
            <w:vAlign w:val="center"/>
          </w:tcPr>
          <w:p w14:paraId="2EDA485A"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返回</w:t>
            </w:r>
            <w:ins w:id="134" w:author="漫星" w:date="2025-11-14T18:30:00Z">
              <w:r>
                <w:rPr>
                  <w:rFonts w:ascii="宋体" w:eastAsia="宋体" w:hAnsi="宋体" w:hint="eastAsia"/>
                  <w:szCs w:val="21"/>
                </w:rPr>
                <w:t>用户</w:t>
              </w:r>
            </w:ins>
            <w:del w:id="135" w:author="漫星" w:date="2025-11-14T18:30:00Z">
              <w:r>
                <w:rPr>
                  <w:rFonts w:ascii="宋体" w:eastAsia="宋体" w:hAnsi="宋体" w:hint="eastAsia"/>
                  <w:szCs w:val="21"/>
                </w:rPr>
                <w:delText>收货人</w:delText>
              </w:r>
            </w:del>
            <w:r>
              <w:rPr>
                <w:rFonts w:ascii="宋体" w:eastAsia="宋体" w:hAnsi="宋体" w:hint="eastAsia"/>
                <w:szCs w:val="21"/>
              </w:rPr>
              <w:t>姓名</w:t>
            </w:r>
          </w:p>
        </w:tc>
        <w:tc>
          <w:tcPr>
            <w:tcW w:w="2746" w:type="dxa"/>
            <w:vAlign w:val="center"/>
          </w:tcPr>
          <w:p w14:paraId="071667C3"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getReceiverName()</w:t>
            </w:r>
          </w:p>
        </w:tc>
        <w:tc>
          <w:tcPr>
            <w:tcW w:w="1866" w:type="dxa"/>
            <w:vAlign w:val="center"/>
          </w:tcPr>
          <w:p w14:paraId="019746C3"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varchar</w:t>
            </w:r>
          </w:p>
        </w:tc>
      </w:tr>
      <w:tr w:rsidR="005E3B46" w14:paraId="039772D3" w14:textId="77777777">
        <w:trPr>
          <w:jc w:val="center"/>
        </w:trPr>
        <w:tc>
          <w:tcPr>
            <w:tcW w:w="1832" w:type="dxa"/>
            <w:vAlign w:val="center"/>
          </w:tcPr>
          <w:p w14:paraId="58C47EA3"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设置</w:t>
            </w:r>
            <w:ins w:id="136" w:author="漫星" w:date="2025-11-14T18:30:00Z">
              <w:r>
                <w:rPr>
                  <w:rFonts w:ascii="宋体" w:eastAsia="宋体" w:hAnsi="宋体" w:hint="eastAsia"/>
                  <w:szCs w:val="21"/>
                </w:rPr>
                <w:t>用户</w:t>
              </w:r>
            </w:ins>
            <w:del w:id="137" w:author="漫星" w:date="2025-11-14T18:30:00Z">
              <w:r>
                <w:rPr>
                  <w:rFonts w:ascii="宋体" w:eastAsia="宋体" w:hAnsi="宋体" w:hint="eastAsia"/>
                  <w:szCs w:val="21"/>
                </w:rPr>
                <w:delText>收货人</w:delText>
              </w:r>
            </w:del>
            <w:r>
              <w:rPr>
                <w:rFonts w:ascii="宋体" w:eastAsia="宋体" w:hAnsi="宋体" w:hint="eastAsia"/>
                <w:szCs w:val="21"/>
              </w:rPr>
              <w:t>电话</w:t>
            </w:r>
          </w:p>
        </w:tc>
        <w:tc>
          <w:tcPr>
            <w:tcW w:w="2746" w:type="dxa"/>
            <w:vAlign w:val="center"/>
          </w:tcPr>
          <w:p w14:paraId="053B06E0"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setReceiverPhone()</w:t>
            </w:r>
          </w:p>
        </w:tc>
        <w:tc>
          <w:tcPr>
            <w:tcW w:w="1866" w:type="dxa"/>
            <w:vAlign w:val="center"/>
          </w:tcPr>
          <w:p w14:paraId="44837E77"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bool</w:t>
            </w:r>
          </w:p>
        </w:tc>
      </w:tr>
      <w:tr w:rsidR="005E3B46" w14:paraId="137BE354" w14:textId="77777777">
        <w:trPr>
          <w:jc w:val="center"/>
        </w:trPr>
        <w:tc>
          <w:tcPr>
            <w:tcW w:w="1832" w:type="dxa"/>
            <w:vAlign w:val="center"/>
          </w:tcPr>
          <w:p w14:paraId="641CC917"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返回</w:t>
            </w:r>
            <w:ins w:id="138" w:author="漫星" w:date="2025-11-14T18:30:00Z">
              <w:r>
                <w:rPr>
                  <w:rFonts w:ascii="宋体" w:eastAsia="宋体" w:hAnsi="宋体" w:hint="eastAsia"/>
                  <w:szCs w:val="21"/>
                </w:rPr>
                <w:t>用户</w:t>
              </w:r>
            </w:ins>
            <w:del w:id="139" w:author="漫星" w:date="2025-11-14T18:30:00Z">
              <w:r>
                <w:rPr>
                  <w:rFonts w:ascii="宋体" w:eastAsia="宋体" w:hAnsi="宋体" w:hint="eastAsia"/>
                  <w:szCs w:val="21"/>
                </w:rPr>
                <w:delText>收货人</w:delText>
              </w:r>
            </w:del>
            <w:r>
              <w:rPr>
                <w:rFonts w:ascii="宋体" w:eastAsia="宋体" w:hAnsi="宋体" w:hint="eastAsia"/>
                <w:szCs w:val="21"/>
              </w:rPr>
              <w:t>电话</w:t>
            </w:r>
          </w:p>
        </w:tc>
        <w:tc>
          <w:tcPr>
            <w:tcW w:w="2746" w:type="dxa"/>
            <w:vAlign w:val="center"/>
          </w:tcPr>
          <w:p w14:paraId="3F5B594A"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getReceiverPhone()</w:t>
            </w:r>
          </w:p>
        </w:tc>
        <w:tc>
          <w:tcPr>
            <w:tcW w:w="1866" w:type="dxa"/>
            <w:vAlign w:val="center"/>
          </w:tcPr>
          <w:p w14:paraId="2E7D2EDF"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varchar</w:t>
            </w:r>
          </w:p>
        </w:tc>
      </w:tr>
      <w:tr w:rsidR="005E3B46" w14:paraId="0171A6D0" w14:textId="77777777">
        <w:trPr>
          <w:jc w:val="center"/>
        </w:trPr>
        <w:tc>
          <w:tcPr>
            <w:tcW w:w="1832" w:type="dxa"/>
            <w:vAlign w:val="center"/>
          </w:tcPr>
          <w:p w14:paraId="12CCB77B"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设置订单备注</w:t>
            </w:r>
          </w:p>
        </w:tc>
        <w:tc>
          <w:tcPr>
            <w:tcW w:w="2746" w:type="dxa"/>
            <w:vAlign w:val="center"/>
          </w:tcPr>
          <w:p w14:paraId="52A7925E"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setOrderNote()</w:t>
            </w:r>
          </w:p>
        </w:tc>
        <w:tc>
          <w:tcPr>
            <w:tcW w:w="1866" w:type="dxa"/>
            <w:vAlign w:val="center"/>
          </w:tcPr>
          <w:p w14:paraId="01A71232"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bool</w:t>
            </w:r>
          </w:p>
        </w:tc>
      </w:tr>
      <w:tr w:rsidR="005E3B46" w14:paraId="2049F38A" w14:textId="77777777">
        <w:trPr>
          <w:jc w:val="center"/>
        </w:trPr>
        <w:tc>
          <w:tcPr>
            <w:tcW w:w="1832" w:type="dxa"/>
            <w:vAlign w:val="center"/>
          </w:tcPr>
          <w:p w14:paraId="00193835"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返回订单备注</w:t>
            </w:r>
          </w:p>
        </w:tc>
        <w:tc>
          <w:tcPr>
            <w:tcW w:w="2746" w:type="dxa"/>
            <w:vAlign w:val="center"/>
          </w:tcPr>
          <w:p w14:paraId="628E0288"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getOrderNote()</w:t>
            </w:r>
          </w:p>
        </w:tc>
        <w:tc>
          <w:tcPr>
            <w:tcW w:w="1866" w:type="dxa"/>
            <w:vAlign w:val="center"/>
          </w:tcPr>
          <w:p w14:paraId="7D041296"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text</w:t>
            </w:r>
          </w:p>
        </w:tc>
      </w:tr>
      <w:tr w:rsidR="005E3B46" w14:paraId="7C9DBAEC" w14:textId="77777777">
        <w:trPr>
          <w:jc w:val="center"/>
        </w:trPr>
        <w:tc>
          <w:tcPr>
            <w:tcW w:w="1832" w:type="dxa"/>
            <w:vAlign w:val="center"/>
          </w:tcPr>
          <w:p w14:paraId="5010B01A"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计算订单总价</w:t>
            </w:r>
          </w:p>
        </w:tc>
        <w:tc>
          <w:tcPr>
            <w:tcW w:w="2746" w:type="dxa"/>
            <w:vAlign w:val="center"/>
          </w:tcPr>
          <w:p w14:paraId="2B40AD6A"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calculateTotal()</w:t>
            </w:r>
          </w:p>
        </w:tc>
        <w:tc>
          <w:tcPr>
            <w:tcW w:w="1866" w:type="dxa"/>
            <w:vAlign w:val="center"/>
          </w:tcPr>
          <w:p w14:paraId="6B49786C"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Decimal</w:t>
            </w:r>
          </w:p>
        </w:tc>
      </w:tr>
      <w:tr w:rsidR="005E3B46" w14:paraId="19BC1C68" w14:textId="77777777">
        <w:trPr>
          <w:jc w:val="center"/>
        </w:trPr>
        <w:tc>
          <w:tcPr>
            <w:tcW w:w="1832" w:type="dxa"/>
            <w:vAlign w:val="center"/>
          </w:tcPr>
          <w:p w14:paraId="4A18DAF5"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lastRenderedPageBreak/>
              <w:t>提交订单</w:t>
            </w:r>
          </w:p>
        </w:tc>
        <w:tc>
          <w:tcPr>
            <w:tcW w:w="2746" w:type="dxa"/>
            <w:vAlign w:val="center"/>
          </w:tcPr>
          <w:p w14:paraId="3694C025"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submitOrder()</w:t>
            </w:r>
          </w:p>
        </w:tc>
        <w:tc>
          <w:tcPr>
            <w:tcW w:w="1866" w:type="dxa"/>
            <w:vAlign w:val="center"/>
          </w:tcPr>
          <w:p w14:paraId="039C2ECD" w14:textId="77777777" w:rsidR="005E3B46" w:rsidRDefault="00000000">
            <w:pPr>
              <w:spacing w:line="360" w:lineRule="auto"/>
              <w:jc w:val="left"/>
              <w:rPr>
                <w:rFonts w:ascii="宋体" w:eastAsia="宋体" w:hAnsi="宋体" w:hint="eastAsia"/>
                <w:szCs w:val="21"/>
              </w:rPr>
            </w:pPr>
            <w:r>
              <w:rPr>
                <w:rFonts w:ascii="宋体" w:eastAsia="宋体" w:hAnsi="宋体" w:hint="eastAsia"/>
                <w:szCs w:val="21"/>
              </w:rPr>
              <w:t>bool</w:t>
            </w:r>
          </w:p>
        </w:tc>
      </w:tr>
    </w:tbl>
    <w:p w14:paraId="609A8285" w14:textId="77777777" w:rsidR="005E3B46" w:rsidRDefault="005E3B46">
      <w:pPr>
        <w:spacing w:line="360" w:lineRule="auto"/>
        <w:jc w:val="center"/>
        <w:rPr>
          <w:rFonts w:ascii="宋体" w:eastAsia="宋体" w:hAnsi="宋体" w:hint="eastAsia"/>
          <w:szCs w:val="21"/>
        </w:rPr>
      </w:pPr>
    </w:p>
    <w:p w14:paraId="228DFFC3" w14:textId="77777777" w:rsidR="005E3B46" w:rsidRDefault="00000000">
      <w:pPr>
        <w:spacing w:line="360" w:lineRule="auto"/>
        <w:jc w:val="left"/>
        <w:rPr>
          <w:rFonts w:ascii="宋体" w:eastAsia="宋体" w:hAnsi="宋体" w:hint="eastAsia"/>
          <w:b/>
          <w:bCs/>
          <w:szCs w:val="21"/>
        </w:rPr>
      </w:pPr>
      <w:r>
        <w:rPr>
          <w:rFonts w:ascii="宋体" w:eastAsia="宋体" w:hAnsi="宋体" w:hint="eastAsia"/>
          <w:b/>
          <w:bCs/>
          <w:szCs w:val="21"/>
        </w:rPr>
        <w:t>类名：</w:t>
      </w:r>
      <w:r>
        <w:rPr>
          <w:rFonts w:ascii="宋体" w:eastAsia="宋体" w:hAnsi="宋体"/>
          <w:b/>
          <w:bCs/>
          <w:szCs w:val="21"/>
        </w:rPr>
        <w:t>Comment</w:t>
      </w:r>
      <w:r>
        <w:rPr>
          <w:rFonts w:ascii="宋体" w:eastAsia="宋体" w:hAnsi="宋体" w:hint="eastAsia"/>
          <w:b/>
          <w:bCs/>
          <w:szCs w:val="21"/>
        </w:rPr>
        <w:t>(</w:t>
      </w:r>
      <w:r>
        <w:rPr>
          <w:rFonts w:ascii="宋体" w:eastAsia="宋体" w:hAnsi="宋体"/>
          <w:b/>
          <w:bCs/>
          <w:szCs w:val="21"/>
        </w:rPr>
        <w:t>评论类</w:t>
      </w:r>
      <w:r>
        <w:rPr>
          <w:rFonts w:ascii="宋体" w:eastAsia="宋体" w:hAnsi="宋体" w:hint="eastAsia"/>
          <w:b/>
          <w:bCs/>
          <w:szCs w:val="21"/>
        </w:rPr>
        <w:t>)</w:t>
      </w:r>
    </w:p>
    <w:p w14:paraId="3C998E58" w14:textId="77777777" w:rsidR="005E3B46" w:rsidRDefault="00000000">
      <w:pPr>
        <w:spacing w:line="360" w:lineRule="auto"/>
        <w:jc w:val="left"/>
        <w:rPr>
          <w:rFonts w:ascii="宋体" w:eastAsia="宋体" w:hAnsi="宋体" w:hint="eastAsia"/>
          <w:b/>
          <w:bCs/>
          <w:szCs w:val="21"/>
        </w:rPr>
      </w:pPr>
      <w:r>
        <w:rPr>
          <w:rFonts w:ascii="宋体" w:eastAsia="宋体" w:hAnsi="宋体" w:hint="eastAsia"/>
          <w:b/>
          <w:bCs/>
          <w:szCs w:val="21"/>
        </w:rPr>
        <w:t>操作表如表3</w:t>
      </w:r>
      <w:r>
        <w:rPr>
          <w:rFonts w:ascii="宋体" w:eastAsia="宋体" w:hAnsi="宋体"/>
          <w:b/>
          <w:bCs/>
          <w:szCs w:val="21"/>
        </w:rPr>
        <w:t>.</w:t>
      </w:r>
      <w:r>
        <w:rPr>
          <w:rFonts w:ascii="宋体" w:eastAsia="宋体" w:hAnsi="宋体" w:hint="eastAsia"/>
          <w:b/>
          <w:bCs/>
          <w:szCs w:val="21"/>
        </w:rPr>
        <w:t>2</w:t>
      </w:r>
      <w:r>
        <w:rPr>
          <w:rFonts w:ascii="宋体" w:eastAsia="宋体" w:hAnsi="宋体"/>
          <w:b/>
          <w:bCs/>
          <w:szCs w:val="21"/>
        </w:rPr>
        <w:t>.7</w:t>
      </w:r>
      <w:r>
        <w:rPr>
          <w:rFonts w:ascii="宋体" w:eastAsia="宋体" w:hAnsi="宋体" w:hint="eastAsia"/>
          <w:b/>
          <w:bCs/>
          <w:szCs w:val="21"/>
        </w:rPr>
        <w:t>所示：</w:t>
      </w:r>
    </w:p>
    <w:p w14:paraId="69F689C7"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ab/>
        <w:t>表3</w:t>
      </w:r>
      <w:r>
        <w:rPr>
          <w:rFonts w:ascii="宋体" w:eastAsia="宋体" w:hAnsi="宋体"/>
          <w:szCs w:val="21"/>
        </w:rPr>
        <w:t>.</w:t>
      </w:r>
      <w:r>
        <w:rPr>
          <w:rFonts w:ascii="宋体" w:eastAsia="宋体" w:hAnsi="宋体" w:hint="eastAsia"/>
          <w:szCs w:val="21"/>
        </w:rPr>
        <w:t>2</w:t>
      </w:r>
      <w:r>
        <w:rPr>
          <w:rFonts w:ascii="宋体" w:eastAsia="宋体" w:hAnsi="宋体"/>
          <w:szCs w:val="21"/>
        </w:rPr>
        <w:t xml:space="preserve">.7 </w:t>
      </w:r>
      <w:r>
        <w:rPr>
          <w:rFonts w:ascii="宋体" w:eastAsia="宋体" w:hAnsi="宋体" w:hint="eastAsia"/>
          <w:szCs w:val="21"/>
        </w:rPr>
        <w:t>Comment类操作表</w:t>
      </w:r>
    </w:p>
    <w:p w14:paraId="32107FE5" w14:textId="77777777" w:rsidR="005E3B46" w:rsidRDefault="005E3B46">
      <w:pPr>
        <w:spacing w:line="360" w:lineRule="auto"/>
        <w:jc w:val="center"/>
        <w:rPr>
          <w:rFonts w:ascii="宋体" w:eastAsia="宋体" w:hAnsi="宋体" w:hint="eastAsia"/>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539"/>
        <w:gridCol w:w="2073"/>
      </w:tblGrid>
      <w:tr w:rsidR="005E3B46" w14:paraId="1C4B1526"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3E073D8C"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操作名称</w:t>
            </w:r>
          </w:p>
        </w:tc>
        <w:tc>
          <w:tcPr>
            <w:tcW w:w="2539" w:type="dxa"/>
            <w:tcBorders>
              <w:top w:val="single" w:sz="4" w:space="0" w:color="auto"/>
              <w:left w:val="single" w:sz="4" w:space="0" w:color="auto"/>
              <w:bottom w:val="single" w:sz="4" w:space="0" w:color="auto"/>
              <w:right w:val="single" w:sz="4" w:space="0" w:color="auto"/>
            </w:tcBorders>
          </w:tcPr>
          <w:p w14:paraId="36D0F708"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函数名</w:t>
            </w:r>
          </w:p>
        </w:tc>
        <w:tc>
          <w:tcPr>
            <w:tcW w:w="2073" w:type="dxa"/>
            <w:tcBorders>
              <w:top w:val="single" w:sz="4" w:space="0" w:color="auto"/>
              <w:left w:val="single" w:sz="4" w:space="0" w:color="auto"/>
              <w:bottom w:val="single" w:sz="4" w:space="0" w:color="auto"/>
              <w:right w:val="single" w:sz="4" w:space="0" w:color="auto"/>
            </w:tcBorders>
          </w:tcPr>
          <w:p w14:paraId="09A1B936"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返回值类型</w:t>
            </w:r>
          </w:p>
        </w:tc>
      </w:tr>
      <w:tr w:rsidR="005E3B46" w14:paraId="7C2570FA"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0777260E"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发表评论</w:t>
            </w:r>
          </w:p>
        </w:tc>
        <w:tc>
          <w:tcPr>
            <w:tcW w:w="2539" w:type="dxa"/>
            <w:tcBorders>
              <w:top w:val="single" w:sz="4" w:space="0" w:color="auto"/>
              <w:left w:val="single" w:sz="4" w:space="0" w:color="auto"/>
              <w:bottom w:val="single" w:sz="4" w:space="0" w:color="auto"/>
              <w:right w:val="single" w:sz="4" w:space="0" w:color="auto"/>
            </w:tcBorders>
          </w:tcPr>
          <w:p w14:paraId="00FB9300" w14:textId="77777777" w:rsidR="005E3B46" w:rsidRDefault="00000000">
            <w:pPr>
              <w:spacing w:line="360" w:lineRule="auto"/>
              <w:jc w:val="center"/>
              <w:rPr>
                <w:rFonts w:ascii="宋体" w:eastAsia="宋体" w:hAnsi="宋体" w:hint="eastAsia"/>
                <w:szCs w:val="21"/>
              </w:rPr>
            </w:pPr>
            <w:r>
              <w:rPr>
                <w:rFonts w:ascii="宋体" w:eastAsia="宋体" w:hAnsi="宋体"/>
                <w:szCs w:val="21"/>
              </w:rPr>
              <w:t>publish</w:t>
            </w:r>
            <w:r>
              <w:rPr>
                <w:rFonts w:ascii="宋体" w:eastAsia="宋体" w:hAnsi="宋体" w:hint="eastAsia"/>
                <w:szCs w:val="21"/>
              </w:rPr>
              <w:t>Comment()</w:t>
            </w:r>
          </w:p>
        </w:tc>
        <w:tc>
          <w:tcPr>
            <w:tcW w:w="2073" w:type="dxa"/>
            <w:tcBorders>
              <w:top w:val="single" w:sz="4" w:space="0" w:color="auto"/>
              <w:left w:val="single" w:sz="4" w:space="0" w:color="auto"/>
              <w:bottom w:val="single" w:sz="4" w:space="0" w:color="auto"/>
              <w:right w:val="single" w:sz="4" w:space="0" w:color="auto"/>
            </w:tcBorders>
          </w:tcPr>
          <w:p w14:paraId="4E43050C"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bool</w:t>
            </w:r>
          </w:p>
        </w:tc>
      </w:tr>
      <w:tr w:rsidR="005E3B46" w14:paraId="28363FBC"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436C2766"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删除评论</w:t>
            </w:r>
          </w:p>
        </w:tc>
        <w:tc>
          <w:tcPr>
            <w:tcW w:w="2539" w:type="dxa"/>
            <w:tcBorders>
              <w:top w:val="single" w:sz="4" w:space="0" w:color="auto"/>
              <w:left w:val="single" w:sz="4" w:space="0" w:color="auto"/>
              <w:bottom w:val="single" w:sz="4" w:space="0" w:color="auto"/>
              <w:right w:val="single" w:sz="4" w:space="0" w:color="auto"/>
            </w:tcBorders>
          </w:tcPr>
          <w:p w14:paraId="27304235" w14:textId="77777777" w:rsidR="005E3B46" w:rsidRDefault="00000000">
            <w:pPr>
              <w:spacing w:line="360" w:lineRule="auto"/>
              <w:jc w:val="center"/>
              <w:rPr>
                <w:rFonts w:ascii="宋体" w:eastAsia="宋体" w:hAnsi="宋体" w:hint="eastAsia"/>
                <w:szCs w:val="21"/>
              </w:rPr>
            </w:pPr>
            <w:r>
              <w:rPr>
                <w:rFonts w:ascii="宋体" w:eastAsia="宋体" w:hAnsi="宋体"/>
                <w:szCs w:val="21"/>
              </w:rPr>
              <w:t>delete</w:t>
            </w:r>
            <w:r>
              <w:rPr>
                <w:rFonts w:ascii="宋体" w:eastAsia="宋体" w:hAnsi="宋体" w:hint="eastAsia"/>
                <w:szCs w:val="21"/>
              </w:rPr>
              <w:t>Comment()</w:t>
            </w:r>
          </w:p>
        </w:tc>
        <w:tc>
          <w:tcPr>
            <w:tcW w:w="2073" w:type="dxa"/>
            <w:tcBorders>
              <w:top w:val="single" w:sz="4" w:space="0" w:color="auto"/>
              <w:left w:val="single" w:sz="4" w:space="0" w:color="auto"/>
              <w:bottom w:val="single" w:sz="4" w:space="0" w:color="auto"/>
              <w:right w:val="single" w:sz="4" w:space="0" w:color="auto"/>
            </w:tcBorders>
          </w:tcPr>
          <w:p w14:paraId="0168B00B" w14:textId="77777777" w:rsidR="005E3B46" w:rsidRDefault="00000000">
            <w:pPr>
              <w:spacing w:line="360" w:lineRule="auto"/>
              <w:jc w:val="center"/>
              <w:rPr>
                <w:rFonts w:ascii="宋体" w:eastAsia="宋体" w:hAnsi="宋体" w:hint="eastAsia"/>
                <w:szCs w:val="21"/>
              </w:rPr>
            </w:pPr>
            <w:r>
              <w:rPr>
                <w:rFonts w:ascii="宋体" w:eastAsia="宋体" w:hAnsi="宋体"/>
                <w:szCs w:val="21"/>
              </w:rPr>
              <w:t>bool</w:t>
            </w:r>
          </w:p>
        </w:tc>
      </w:tr>
      <w:tr w:rsidR="005E3B46" w14:paraId="516289AA"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4437C971"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设置评论ID</w:t>
            </w:r>
          </w:p>
        </w:tc>
        <w:tc>
          <w:tcPr>
            <w:tcW w:w="2539" w:type="dxa"/>
            <w:tcBorders>
              <w:top w:val="single" w:sz="4" w:space="0" w:color="auto"/>
              <w:left w:val="single" w:sz="4" w:space="0" w:color="auto"/>
              <w:bottom w:val="single" w:sz="4" w:space="0" w:color="auto"/>
              <w:right w:val="single" w:sz="4" w:space="0" w:color="auto"/>
            </w:tcBorders>
          </w:tcPr>
          <w:p w14:paraId="2B37D798" w14:textId="77777777" w:rsidR="005E3B46" w:rsidRDefault="00000000">
            <w:pPr>
              <w:spacing w:line="360" w:lineRule="auto"/>
              <w:jc w:val="center"/>
              <w:rPr>
                <w:rFonts w:ascii="宋体" w:eastAsia="宋体" w:hAnsi="宋体" w:hint="eastAsia"/>
                <w:szCs w:val="21"/>
              </w:rPr>
            </w:pPr>
            <w:r>
              <w:rPr>
                <w:rFonts w:ascii="宋体" w:eastAsia="宋体" w:hAnsi="宋体"/>
                <w:szCs w:val="21"/>
              </w:rPr>
              <w:t>set</w:t>
            </w:r>
            <w:r>
              <w:rPr>
                <w:rFonts w:ascii="宋体" w:eastAsia="宋体" w:hAnsi="宋体" w:hint="eastAsia"/>
                <w:szCs w:val="21"/>
              </w:rPr>
              <w:t>Comment</w:t>
            </w:r>
            <w:r>
              <w:rPr>
                <w:rFonts w:ascii="宋体" w:eastAsia="宋体" w:hAnsi="宋体"/>
                <w:szCs w:val="21"/>
              </w:rPr>
              <w:t>ID</w:t>
            </w:r>
            <w:r>
              <w:rPr>
                <w:rFonts w:ascii="宋体" w:eastAsia="宋体" w:hAnsi="宋体" w:hint="eastAsia"/>
                <w:szCs w:val="21"/>
              </w:rPr>
              <w:t>()</w:t>
            </w:r>
          </w:p>
        </w:tc>
        <w:tc>
          <w:tcPr>
            <w:tcW w:w="2073" w:type="dxa"/>
            <w:tcBorders>
              <w:top w:val="single" w:sz="4" w:space="0" w:color="auto"/>
              <w:left w:val="single" w:sz="4" w:space="0" w:color="auto"/>
              <w:bottom w:val="single" w:sz="4" w:space="0" w:color="auto"/>
              <w:right w:val="single" w:sz="4" w:space="0" w:color="auto"/>
            </w:tcBorders>
          </w:tcPr>
          <w:p w14:paraId="1856B4CB"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bool</w:t>
            </w:r>
          </w:p>
        </w:tc>
      </w:tr>
      <w:tr w:rsidR="005E3B46" w14:paraId="4A35B8F7"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4C482842"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返回评论ID</w:t>
            </w:r>
          </w:p>
        </w:tc>
        <w:tc>
          <w:tcPr>
            <w:tcW w:w="2539" w:type="dxa"/>
            <w:tcBorders>
              <w:top w:val="single" w:sz="4" w:space="0" w:color="auto"/>
              <w:left w:val="single" w:sz="4" w:space="0" w:color="auto"/>
              <w:bottom w:val="single" w:sz="4" w:space="0" w:color="auto"/>
              <w:right w:val="single" w:sz="4" w:space="0" w:color="auto"/>
            </w:tcBorders>
          </w:tcPr>
          <w:p w14:paraId="073D3C3B" w14:textId="77777777" w:rsidR="005E3B46" w:rsidRDefault="00000000">
            <w:pPr>
              <w:spacing w:line="360" w:lineRule="auto"/>
              <w:jc w:val="center"/>
              <w:rPr>
                <w:rFonts w:ascii="宋体" w:eastAsia="宋体" w:hAnsi="宋体" w:hint="eastAsia"/>
                <w:szCs w:val="21"/>
              </w:rPr>
            </w:pPr>
            <w:r>
              <w:rPr>
                <w:rFonts w:ascii="宋体" w:eastAsia="宋体" w:hAnsi="宋体"/>
                <w:szCs w:val="21"/>
              </w:rPr>
              <w:t>get</w:t>
            </w:r>
            <w:r>
              <w:rPr>
                <w:rFonts w:ascii="宋体" w:eastAsia="宋体" w:hAnsi="宋体" w:hint="eastAsia"/>
                <w:szCs w:val="21"/>
              </w:rPr>
              <w:t>Comment</w:t>
            </w:r>
            <w:r>
              <w:rPr>
                <w:rFonts w:ascii="宋体" w:eastAsia="宋体" w:hAnsi="宋体"/>
                <w:szCs w:val="21"/>
              </w:rPr>
              <w:t>ID</w:t>
            </w:r>
            <w:r>
              <w:rPr>
                <w:rFonts w:ascii="宋体" w:eastAsia="宋体" w:hAnsi="宋体" w:hint="eastAsia"/>
                <w:szCs w:val="21"/>
              </w:rPr>
              <w:t>()</w:t>
            </w:r>
          </w:p>
        </w:tc>
        <w:tc>
          <w:tcPr>
            <w:tcW w:w="2073" w:type="dxa"/>
            <w:tcBorders>
              <w:top w:val="single" w:sz="4" w:space="0" w:color="auto"/>
              <w:left w:val="single" w:sz="4" w:space="0" w:color="auto"/>
              <w:bottom w:val="single" w:sz="4" w:space="0" w:color="auto"/>
              <w:right w:val="single" w:sz="4" w:space="0" w:color="auto"/>
            </w:tcBorders>
          </w:tcPr>
          <w:p w14:paraId="533C4527"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70BD95E2"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0A05C6BB"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设置作者ID</w:t>
            </w:r>
          </w:p>
        </w:tc>
        <w:tc>
          <w:tcPr>
            <w:tcW w:w="2539" w:type="dxa"/>
            <w:tcBorders>
              <w:top w:val="single" w:sz="4" w:space="0" w:color="auto"/>
              <w:left w:val="single" w:sz="4" w:space="0" w:color="auto"/>
              <w:bottom w:val="single" w:sz="4" w:space="0" w:color="auto"/>
              <w:right w:val="single" w:sz="4" w:space="0" w:color="auto"/>
            </w:tcBorders>
          </w:tcPr>
          <w:p w14:paraId="1AA5B619" w14:textId="77777777" w:rsidR="005E3B46" w:rsidRDefault="00000000">
            <w:pPr>
              <w:spacing w:line="360" w:lineRule="auto"/>
              <w:jc w:val="center"/>
              <w:rPr>
                <w:rFonts w:ascii="宋体" w:eastAsia="宋体" w:hAnsi="宋体" w:hint="eastAsia"/>
                <w:szCs w:val="21"/>
              </w:rPr>
            </w:pPr>
            <w:r>
              <w:rPr>
                <w:rFonts w:ascii="宋体" w:eastAsia="宋体" w:hAnsi="宋体"/>
                <w:szCs w:val="21"/>
              </w:rPr>
              <w:t>setAuthorID()</w:t>
            </w:r>
          </w:p>
        </w:tc>
        <w:tc>
          <w:tcPr>
            <w:tcW w:w="2073" w:type="dxa"/>
            <w:tcBorders>
              <w:top w:val="single" w:sz="4" w:space="0" w:color="auto"/>
              <w:left w:val="single" w:sz="4" w:space="0" w:color="auto"/>
              <w:bottom w:val="single" w:sz="4" w:space="0" w:color="auto"/>
              <w:right w:val="single" w:sz="4" w:space="0" w:color="auto"/>
            </w:tcBorders>
          </w:tcPr>
          <w:p w14:paraId="62479F77"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bool</w:t>
            </w:r>
          </w:p>
        </w:tc>
      </w:tr>
      <w:tr w:rsidR="005E3B46" w14:paraId="3F75CFC6"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342BF065"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返回作者ID</w:t>
            </w:r>
          </w:p>
        </w:tc>
        <w:tc>
          <w:tcPr>
            <w:tcW w:w="2539" w:type="dxa"/>
            <w:tcBorders>
              <w:top w:val="single" w:sz="4" w:space="0" w:color="auto"/>
              <w:left w:val="single" w:sz="4" w:space="0" w:color="auto"/>
              <w:bottom w:val="single" w:sz="4" w:space="0" w:color="auto"/>
              <w:right w:val="single" w:sz="4" w:space="0" w:color="auto"/>
            </w:tcBorders>
          </w:tcPr>
          <w:p w14:paraId="14B21EBF" w14:textId="77777777" w:rsidR="005E3B46" w:rsidRDefault="00000000">
            <w:pPr>
              <w:spacing w:line="360" w:lineRule="auto"/>
              <w:jc w:val="center"/>
              <w:rPr>
                <w:rFonts w:ascii="宋体" w:eastAsia="宋体" w:hAnsi="宋体" w:hint="eastAsia"/>
                <w:szCs w:val="21"/>
              </w:rPr>
            </w:pPr>
            <w:r>
              <w:rPr>
                <w:rFonts w:ascii="宋体" w:eastAsia="宋体" w:hAnsi="宋体"/>
                <w:szCs w:val="21"/>
              </w:rPr>
              <w:t>getAuthorID()</w:t>
            </w:r>
          </w:p>
        </w:tc>
        <w:tc>
          <w:tcPr>
            <w:tcW w:w="2073" w:type="dxa"/>
            <w:tcBorders>
              <w:top w:val="single" w:sz="4" w:space="0" w:color="auto"/>
              <w:left w:val="single" w:sz="4" w:space="0" w:color="auto"/>
              <w:bottom w:val="single" w:sz="4" w:space="0" w:color="auto"/>
              <w:right w:val="single" w:sz="4" w:space="0" w:color="auto"/>
            </w:tcBorders>
          </w:tcPr>
          <w:p w14:paraId="105246E1"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0125C51C"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25B0B4F3"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设置猫咪ID</w:t>
            </w:r>
          </w:p>
        </w:tc>
        <w:tc>
          <w:tcPr>
            <w:tcW w:w="2539" w:type="dxa"/>
            <w:tcBorders>
              <w:top w:val="single" w:sz="4" w:space="0" w:color="auto"/>
              <w:left w:val="single" w:sz="4" w:space="0" w:color="auto"/>
              <w:bottom w:val="single" w:sz="4" w:space="0" w:color="auto"/>
              <w:right w:val="single" w:sz="4" w:space="0" w:color="auto"/>
            </w:tcBorders>
          </w:tcPr>
          <w:p w14:paraId="071A95D6" w14:textId="77777777" w:rsidR="005E3B46" w:rsidRDefault="00000000">
            <w:pPr>
              <w:spacing w:line="360" w:lineRule="auto"/>
              <w:jc w:val="center"/>
              <w:rPr>
                <w:rFonts w:ascii="宋体" w:eastAsia="宋体" w:hAnsi="宋体" w:hint="eastAsia"/>
                <w:szCs w:val="21"/>
              </w:rPr>
            </w:pPr>
            <w:r>
              <w:rPr>
                <w:rFonts w:ascii="宋体" w:eastAsia="宋体" w:hAnsi="宋体"/>
                <w:szCs w:val="21"/>
              </w:rPr>
              <w:t>s</w:t>
            </w:r>
            <w:r>
              <w:rPr>
                <w:rFonts w:ascii="宋体" w:eastAsia="宋体" w:hAnsi="宋体" w:hint="eastAsia"/>
                <w:szCs w:val="21"/>
              </w:rPr>
              <w:t>etCat</w:t>
            </w:r>
            <w:r>
              <w:rPr>
                <w:rFonts w:ascii="宋体" w:eastAsia="宋体" w:hAnsi="宋体"/>
                <w:szCs w:val="21"/>
              </w:rPr>
              <w:t>ID()</w:t>
            </w:r>
          </w:p>
        </w:tc>
        <w:tc>
          <w:tcPr>
            <w:tcW w:w="2073" w:type="dxa"/>
            <w:tcBorders>
              <w:top w:val="single" w:sz="4" w:space="0" w:color="auto"/>
              <w:left w:val="single" w:sz="4" w:space="0" w:color="auto"/>
              <w:bottom w:val="single" w:sz="4" w:space="0" w:color="auto"/>
              <w:right w:val="single" w:sz="4" w:space="0" w:color="auto"/>
            </w:tcBorders>
          </w:tcPr>
          <w:p w14:paraId="21F2F821"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bool</w:t>
            </w:r>
          </w:p>
        </w:tc>
      </w:tr>
      <w:tr w:rsidR="005E3B46" w14:paraId="778DE998"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210782B7"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返回猫咪ID</w:t>
            </w:r>
          </w:p>
        </w:tc>
        <w:tc>
          <w:tcPr>
            <w:tcW w:w="2539" w:type="dxa"/>
            <w:tcBorders>
              <w:top w:val="single" w:sz="4" w:space="0" w:color="auto"/>
              <w:left w:val="single" w:sz="4" w:space="0" w:color="auto"/>
              <w:bottom w:val="single" w:sz="4" w:space="0" w:color="auto"/>
              <w:right w:val="single" w:sz="4" w:space="0" w:color="auto"/>
            </w:tcBorders>
          </w:tcPr>
          <w:p w14:paraId="382E5B28"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getCatt</w:t>
            </w:r>
            <w:r>
              <w:rPr>
                <w:rFonts w:ascii="宋体" w:eastAsia="宋体" w:hAnsi="宋体"/>
                <w:szCs w:val="21"/>
              </w:rPr>
              <w:t>ID()</w:t>
            </w:r>
          </w:p>
        </w:tc>
        <w:tc>
          <w:tcPr>
            <w:tcW w:w="2073" w:type="dxa"/>
            <w:tcBorders>
              <w:top w:val="single" w:sz="4" w:space="0" w:color="auto"/>
              <w:left w:val="single" w:sz="4" w:space="0" w:color="auto"/>
              <w:bottom w:val="single" w:sz="4" w:space="0" w:color="auto"/>
              <w:right w:val="single" w:sz="4" w:space="0" w:color="auto"/>
            </w:tcBorders>
          </w:tcPr>
          <w:p w14:paraId="656BE71B"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4F4CFFFD"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1A4776EA"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设置发布时间</w:t>
            </w:r>
          </w:p>
        </w:tc>
        <w:tc>
          <w:tcPr>
            <w:tcW w:w="2539" w:type="dxa"/>
            <w:tcBorders>
              <w:top w:val="single" w:sz="4" w:space="0" w:color="auto"/>
              <w:left w:val="single" w:sz="4" w:space="0" w:color="auto"/>
              <w:bottom w:val="single" w:sz="4" w:space="0" w:color="auto"/>
              <w:right w:val="single" w:sz="4" w:space="0" w:color="auto"/>
            </w:tcBorders>
          </w:tcPr>
          <w:p w14:paraId="42A9AAE0" w14:textId="77777777" w:rsidR="005E3B46" w:rsidRDefault="00000000">
            <w:pPr>
              <w:spacing w:line="360" w:lineRule="auto"/>
              <w:jc w:val="center"/>
              <w:rPr>
                <w:rFonts w:ascii="宋体" w:eastAsia="宋体" w:hAnsi="宋体" w:hint="eastAsia"/>
                <w:szCs w:val="21"/>
              </w:rPr>
            </w:pPr>
            <w:r>
              <w:rPr>
                <w:rFonts w:ascii="宋体" w:eastAsia="宋体" w:hAnsi="宋体"/>
                <w:szCs w:val="21"/>
              </w:rPr>
              <w:t>set</w:t>
            </w:r>
            <w:r>
              <w:rPr>
                <w:rFonts w:ascii="宋体" w:eastAsia="宋体" w:hAnsi="宋体" w:hint="eastAsia"/>
                <w:szCs w:val="21"/>
              </w:rPr>
              <w:t>Publish</w:t>
            </w:r>
            <w:r>
              <w:rPr>
                <w:rFonts w:ascii="宋体" w:eastAsia="宋体" w:hAnsi="宋体"/>
                <w:szCs w:val="21"/>
              </w:rPr>
              <w:t>Time()</w:t>
            </w:r>
          </w:p>
        </w:tc>
        <w:tc>
          <w:tcPr>
            <w:tcW w:w="2073" w:type="dxa"/>
            <w:tcBorders>
              <w:top w:val="single" w:sz="4" w:space="0" w:color="auto"/>
              <w:left w:val="single" w:sz="4" w:space="0" w:color="auto"/>
              <w:bottom w:val="single" w:sz="4" w:space="0" w:color="auto"/>
              <w:right w:val="single" w:sz="4" w:space="0" w:color="auto"/>
            </w:tcBorders>
          </w:tcPr>
          <w:p w14:paraId="020D323D"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bool</w:t>
            </w:r>
          </w:p>
        </w:tc>
      </w:tr>
      <w:tr w:rsidR="005E3B46" w14:paraId="5459B416"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58055EBC"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返回发布时间</w:t>
            </w:r>
          </w:p>
        </w:tc>
        <w:tc>
          <w:tcPr>
            <w:tcW w:w="2539" w:type="dxa"/>
            <w:tcBorders>
              <w:top w:val="single" w:sz="4" w:space="0" w:color="auto"/>
              <w:left w:val="single" w:sz="4" w:space="0" w:color="auto"/>
              <w:bottom w:val="single" w:sz="4" w:space="0" w:color="auto"/>
              <w:right w:val="single" w:sz="4" w:space="0" w:color="auto"/>
            </w:tcBorders>
          </w:tcPr>
          <w:p w14:paraId="61102A43" w14:textId="77777777" w:rsidR="005E3B46" w:rsidRDefault="00000000">
            <w:pPr>
              <w:spacing w:line="360" w:lineRule="auto"/>
              <w:jc w:val="center"/>
              <w:rPr>
                <w:rFonts w:ascii="宋体" w:eastAsia="宋体" w:hAnsi="宋体" w:hint="eastAsia"/>
                <w:szCs w:val="21"/>
              </w:rPr>
            </w:pPr>
            <w:r>
              <w:rPr>
                <w:rFonts w:ascii="宋体" w:eastAsia="宋体" w:hAnsi="宋体"/>
                <w:szCs w:val="21"/>
              </w:rPr>
              <w:t>get</w:t>
            </w:r>
            <w:r>
              <w:rPr>
                <w:rFonts w:ascii="宋体" w:eastAsia="宋体" w:hAnsi="宋体" w:hint="eastAsia"/>
                <w:szCs w:val="21"/>
              </w:rPr>
              <w:t>Publish</w:t>
            </w:r>
            <w:r>
              <w:rPr>
                <w:rFonts w:ascii="宋体" w:eastAsia="宋体" w:hAnsi="宋体"/>
                <w:szCs w:val="21"/>
              </w:rPr>
              <w:t>Time()</w:t>
            </w:r>
          </w:p>
        </w:tc>
        <w:tc>
          <w:tcPr>
            <w:tcW w:w="2073" w:type="dxa"/>
            <w:tcBorders>
              <w:top w:val="single" w:sz="4" w:space="0" w:color="auto"/>
              <w:left w:val="single" w:sz="4" w:space="0" w:color="auto"/>
              <w:bottom w:val="single" w:sz="4" w:space="0" w:color="auto"/>
              <w:right w:val="single" w:sz="4" w:space="0" w:color="auto"/>
            </w:tcBorders>
          </w:tcPr>
          <w:p w14:paraId="44322F9F"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Datetime</w:t>
            </w:r>
          </w:p>
        </w:tc>
      </w:tr>
      <w:tr w:rsidR="005E3B46" w14:paraId="6769891C" w14:textId="77777777">
        <w:trPr>
          <w:jc w:val="center"/>
          <w:ins w:id="140" w:author="漫星" w:date="2025-11-14T18:33:00Z"/>
        </w:trPr>
        <w:tc>
          <w:tcPr>
            <w:tcW w:w="1832" w:type="dxa"/>
            <w:tcBorders>
              <w:top w:val="single" w:sz="4" w:space="0" w:color="auto"/>
              <w:left w:val="single" w:sz="4" w:space="0" w:color="auto"/>
              <w:bottom w:val="single" w:sz="4" w:space="0" w:color="auto"/>
              <w:right w:val="single" w:sz="4" w:space="0" w:color="auto"/>
            </w:tcBorders>
          </w:tcPr>
          <w:p w14:paraId="6374DF8A" w14:textId="77777777" w:rsidR="005E3B46" w:rsidRDefault="00000000">
            <w:pPr>
              <w:spacing w:line="360" w:lineRule="auto"/>
              <w:jc w:val="center"/>
              <w:rPr>
                <w:ins w:id="141" w:author="漫星" w:date="2025-11-14T18:33:00Z"/>
                <w:rFonts w:ascii="宋体" w:eastAsia="宋体" w:hAnsi="宋体" w:hint="eastAsia"/>
                <w:szCs w:val="21"/>
              </w:rPr>
            </w:pPr>
            <w:ins w:id="142" w:author="漫星" w:date="2025-11-14T18:34:00Z">
              <w:r>
                <w:rPr>
                  <w:rFonts w:ascii="宋体" w:eastAsia="宋体" w:hAnsi="宋体" w:hint="eastAsia"/>
                  <w:szCs w:val="21"/>
                </w:rPr>
                <w:t>设置审核状态</w:t>
              </w:r>
            </w:ins>
          </w:p>
        </w:tc>
        <w:tc>
          <w:tcPr>
            <w:tcW w:w="2539" w:type="dxa"/>
            <w:tcBorders>
              <w:top w:val="single" w:sz="4" w:space="0" w:color="auto"/>
              <w:left w:val="single" w:sz="4" w:space="0" w:color="auto"/>
              <w:bottom w:val="single" w:sz="4" w:space="0" w:color="auto"/>
              <w:right w:val="single" w:sz="4" w:space="0" w:color="auto"/>
            </w:tcBorders>
          </w:tcPr>
          <w:p w14:paraId="44722AD5" w14:textId="77777777" w:rsidR="005E3B46" w:rsidRDefault="00000000">
            <w:pPr>
              <w:spacing w:line="360" w:lineRule="auto"/>
              <w:jc w:val="center"/>
              <w:rPr>
                <w:ins w:id="143" w:author="漫星" w:date="2025-11-14T18:33:00Z"/>
                <w:rFonts w:ascii="宋体" w:eastAsia="宋体" w:hAnsi="宋体" w:hint="eastAsia"/>
                <w:szCs w:val="21"/>
              </w:rPr>
            </w:pPr>
            <w:ins w:id="144" w:author="漫星" w:date="2025-11-14T18:34:00Z">
              <w:r>
                <w:rPr>
                  <w:rFonts w:ascii="宋体" w:eastAsia="宋体" w:hAnsi="宋体"/>
                  <w:szCs w:val="21"/>
                </w:rPr>
                <w:t>set</w:t>
              </w:r>
              <w:r>
                <w:rPr>
                  <w:rFonts w:ascii="宋体" w:eastAsia="宋体" w:hAnsi="宋体" w:hint="eastAsia"/>
                  <w:szCs w:val="21"/>
                </w:rPr>
                <w:t>AuditStatus</w:t>
              </w:r>
              <w:r>
                <w:rPr>
                  <w:rFonts w:ascii="宋体" w:eastAsia="宋体" w:hAnsi="宋体"/>
                  <w:szCs w:val="21"/>
                </w:rPr>
                <w:t>()</w:t>
              </w:r>
            </w:ins>
          </w:p>
        </w:tc>
        <w:tc>
          <w:tcPr>
            <w:tcW w:w="2073" w:type="dxa"/>
            <w:tcBorders>
              <w:top w:val="single" w:sz="4" w:space="0" w:color="auto"/>
              <w:left w:val="single" w:sz="4" w:space="0" w:color="auto"/>
              <w:bottom w:val="single" w:sz="4" w:space="0" w:color="auto"/>
              <w:right w:val="single" w:sz="4" w:space="0" w:color="auto"/>
            </w:tcBorders>
          </w:tcPr>
          <w:p w14:paraId="1740A1E0" w14:textId="77777777" w:rsidR="005E3B46" w:rsidRDefault="00000000">
            <w:pPr>
              <w:spacing w:line="360" w:lineRule="auto"/>
              <w:jc w:val="center"/>
              <w:rPr>
                <w:ins w:id="145" w:author="漫星" w:date="2025-11-14T18:33:00Z"/>
                <w:rFonts w:ascii="宋体" w:eastAsia="宋体" w:hAnsi="宋体" w:hint="eastAsia"/>
                <w:szCs w:val="21"/>
              </w:rPr>
            </w:pPr>
            <w:ins w:id="146" w:author="漫星" w:date="2025-11-14T18:34:00Z">
              <w:r>
                <w:rPr>
                  <w:rFonts w:ascii="宋体" w:eastAsia="宋体" w:hAnsi="宋体" w:hint="eastAsia"/>
                  <w:szCs w:val="21"/>
                </w:rPr>
                <w:t>bool</w:t>
              </w:r>
            </w:ins>
          </w:p>
        </w:tc>
      </w:tr>
      <w:tr w:rsidR="005E3B46" w14:paraId="6CA6612C" w14:textId="77777777">
        <w:trPr>
          <w:jc w:val="center"/>
          <w:ins w:id="147" w:author="漫星" w:date="2025-11-14T18:34:00Z"/>
        </w:trPr>
        <w:tc>
          <w:tcPr>
            <w:tcW w:w="1832" w:type="dxa"/>
            <w:tcBorders>
              <w:top w:val="single" w:sz="4" w:space="0" w:color="auto"/>
              <w:left w:val="single" w:sz="4" w:space="0" w:color="auto"/>
              <w:bottom w:val="single" w:sz="4" w:space="0" w:color="auto"/>
              <w:right w:val="single" w:sz="4" w:space="0" w:color="auto"/>
            </w:tcBorders>
          </w:tcPr>
          <w:p w14:paraId="29E697CA" w14:textId="77777777" w:rsidR="005E3B46" w:rsidRDefault="00000000">
            <w:pPr>
              <w:spacing w:line="360" w:lineRule="auto"/>
              <w:jc w:val="center"/>
              <w:rPr>
                <w:ins w:id="148" w:author="漫星" w:date="2025-11-14T18:34:00Z"/>
                <w:rFonts w:ascii="宋体" w:eastAsia="宋体" w:hAnsi="宋体" w:hint="eastAsia"/>
                <w:szCs w:val="21"/>
              </w:rPr>
            </w:pPr>
            <w:ins w:id="149" w:author="漫星" w:date="2025-11-14T18:34:00Z">
              <w:r>
                <w:rPr>
                  <w:rFonts w:ascii="宋体" w:eastAsia="宋体" w:hAnsi="宋体" w:hint="eastAsia"/>
                  <w:szCs w:val="21"/>
                </w:rPr>
                <w:t>返回审核状态</w:t>
              </w:r>
            </w:ins>
          </w:p>
        </w:tc>
        <w:tc>
          <w:tcPr>
            <w:tcW w:w="2539" w:type="dxa"/>
            <w:tcBorders>
              <w:top w:val="single" w:sz="4" w:space="0" w:color="auto"/>
              <w:left w:val="single" w:sz="4" w:space="0" w:color="auto"/>
              <w:bottom w:val="single" w:sz="4" w:space="0" w:color="auto"/>
              <w:right w:val="single" w:sz="4" w:space="0" w:color="auto"/>
            </w:tcBorders>
          </w:tcPr>
          <w:p w14:paraId="0BA70313" w14:textId="77777777" w:rsidR="005E3B46" w:rsidRDefault="00000000">
            <w:pPr>
              <w:spacing w:line="360" w:lineRule="auto"/>
              <w:jc w:val="center"/>
              <w:rPr>
                <w:ins w:id="150" w:author="漫星" w:date="2025-11-14T18:34:00Z"/>
                <w:rFonts w:ascii="宋体" w:eastAsia="宋体" w:hAnsi="宋体" w:hint="eastAsia"/>
                <w:szCs w:val="21"/>
              </w:rPr>
            </w:pPr>
            <w:ins w:id="151" w:author="漫星" w:date="2025-11-14T18:34:00Z">
              <w:r>
                <w:rPr>
                  <w:rFonts w:ascii="宋体" w:eastAsia="宋体" w:hAnsi="宋体"/>
                  <w:szCs w:val="21"/>
                </w:rPr>
                <w:t>get</w:t>
              </w:r>
              <w:r>
                <w:rPr>
                  <w:rFonts w:ascii="宋体" w:eastAsia="宋体" w:hAnsi="宋体" w:hint="eastAsia"/>
                  <w:szCs w:val="21"/>
                </w:rPr>
                <w:t>AuditStatus</w:t>
              </w:r>
              <w:r>
                <w:rPr>
                  <w:rFonts w:ascii="宋体" w:eastAsia="宋体" w:hAnsi="宋体"/>
                  <w:szCs w:val="21"/>
                </w:rPr>
                <w:t>()</w:t>
              </w:r>
            </w:ins>
          </w:p>
        </w:tc>
        <w:tc>
          <w:tcPr>
            <w:tcW w:w="2073" w:type="dxa"/>
            <w:tcBorders>
              <w:top w:val="single" w:sz="4" w:space="0" w:color="auto"/>
              <w:left w:val="single" w:sz="4" w:space="0" w:color="auto"/>
              <w:bottom w:val="single" w:sz="4" w:space="0" w:color="auto"/>
              <w:right w:val="single" w:sz="4" w:space="0" w:color="auto"/>
            </w:tcBorders>
          </w:tcPr>
          <w:p w14:paraId="4C8634CA" w14:textId="77777777" w:rsidR="005E3B46" w:rsidRDefault="00000000">
            <w:pPr>
              <w:spacing w:line="360" w:lineRule="auto"/>
              <w:jc w:val="center"/>
              <w:rPr>
                <w:ins w:id="152" w:author="漫星" w:date="2025-11-14T18:34:00Z"/>
                <w:rFonts w:ascii="宋体" w:eastAsia="宋体" w:hAnsi="宋体" w:hint="eastAsia"/>
                <w:szCs w:val="21"/>
              </w:rPr>
            </w:pPr>
            <w:ins w:id="153" w:author="漫星" w:date="2025-11-14T18:34:00Z">
              <w:r>
                <w:rPr>
                  <w:rFonts w:ascii="宋体" w:eastAsia="宋体" w:hAnsi="宋体" w:hint="eastAsia"/>
                  <w:szCs w:val="21"/>
                </w:rPr>
                <w:t>varchar</w:t>
              </w:r>
            </w:ins>
          </w:p>
        </w:tc>
      </w:tr>
    </w:tbl>
    <w:p w14:paraId="368CF5B8" w14:textId="77777777" w:rsidR="005E3B46" w:rsidRDefault="005E3B46">
      <w:pPr>
        <w:spacing w:line="360" w:lineRule="auto"/>
        <w:jc w:val="center"/>
        <w:rPr>
          <w:rFonts w:ascii="宋体" w:eastAsia="宋体" w:hAnsi="宋体" w:hint="eastAsia"/>
          <w:szCs w:val="21"/>
        </w:rPr>
      </w:pPr>
    </w:p>
    <w:p w14:paraId="1875640D" w14:textId="77777777" w:rsidR="005E3B46" w:rsidRDefault="00000000">
      <w:pPr>
        <w:spacing w:line="360" w:lineRule="auto"/>
        <w:jc w:val="left"/>
        <w:rPr>
          <w:rFonts w:ascii="宋体" w:eastAsia="宋体" w:hAnsi="宋体" w:hint="eastAsia"/>
          <w:b/>
          <w:bCs/>
          <w:szCs w:val="21"/>
        </w:rPr>
      </w:pPr>
      <w:r>
        <w:rPr>
          <w:rFonts w:ascii="宋体" w:eastAsia="宋体" w:hAnsi="宋体" w:hint="eastAsia"/>
          <w:b/>
          <w:bCs/>
          <w:szCs w:val="21"/>
        </w:rPr>
        <w:t>类名：Like(点赞</w:t>
      </w:r>
      <w:r>
        <w:rPr>
          <w:rFonts w:ascii="宋体" w:eastAsia="宋体" w:hAnsi="宋体"/>
          <w:b/>
          <w:bCs/>
          <w:szCs w:val="21"/>
        </w:rPr>
        <w:t>类</w:t>
      </w:r>
      <w:r>
        <w:rPr>
          <w:rFonts w:ascii="宋体" w:eastAsia="宋体" w:hAnsi="宋体" w:hint="eastAsia"/>
          <w:b/>
          <w:bCs/>
          <w:szCs w:val="21"/>
        </w:rPr>
        <w:t>)</w:t>
      </w:r>
    </w:p>
    <w:p w14:paraId="6A8BFCBE" w14:textId="77777777" w:rsidR="005E3B46" w:rsidRDefault="00000000">
      <w:pPr>
        <w:spacing w:line="360" w:lineRule="auto"/>
        <w:jc w:val="left"/>
        <w:rPr>
          <w:rFonts w:ascii="宋体" w:eastAsia="宋体" w:hAnsi="宋体" w:hint="eastAsia"/>
          <w:b/>
          <w:bCs/>
          <w:szCs w:val="21"/>
        </w:rPr>
      </w:pPr>
      <w:r>
        <w:rPr>
          <w:rFonts w:ascii="宋体" w:eastAsia="宋体" w:hAnsi="宋体" w:hint="eastAsia"/>
          <w:b/>
          <w:bCs/>
          <w:szCs w:val="21"/>
        </w:rPr>
        <w:t>操作表如表3</w:t>
      </w:r>
      <w:r>
        <w:rPr>
          <w:rFonts w:ascii="宋体" w:eastAsia="宋体" w:hAnsi="宋体"/>
          <w:b/>
          <w:bCs/>
          <w:szCs w:val="21"/>
        </w:rPr>
        <w:t>.</w:t>
      </w:r>
      <w:r>
        <w:rPr>
          <w:rFonts w:ascii="宋体" w:eastAsia="宋体" w:hAnsi="宋体" w:hint="eastAsia"/>
          <w:b/>
          <w:bCs/>
          <w:szCs w:val="21"/>
        </w:rPr>
        <w:t>2</w:t>
      </w:r>
      <w:r>
        <w:rPr>
          <w:rFonts w:ascii="宋体" w:eastAsia="宋体" w:hAnsi="宋体"/>
          <w:b/>
          <w:bCs/>
          <w:szCs w:val="21"/>
        </w:rPr>
        <w:t>.</w:t>
      </w:r>
      <w:r>
        <w:rPr>
          <w:rFonts w:ascii="宋体" w:eastAsia="宋体" w:hAnsi="宋体" w:hint="eastAsia"/>
          <w:b/>
          <w:bCs/>
          <w:szCs w:val="21"/>
        </w:rPr>
        <w:t>8所示：</w:t>
      </w:r>
    </w:p>
    <w:p w14:paraId="176C03CE"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表3</w:t>
      </w:r>
      <w:r>
        <w:rPr>
          <w:rFonts w:ascii="宋体" w:eastAsia="宋体" w:hAnsi="宋体"/>
          <w:szCs w:val="21"/>
        </w:rPr>
        <w:t>.</w:t>
      </w:r>
      <w:r>
        <w:rPr>
          <w:rFonts w:ascii="宋体" w:eastAsia="宋体" w:hAnsi="宋体" w:hint="eastAsia"/>
          <w:szCs w:val="21"/>
        </w:rPr>
        <w:t>2</w:t>
      </w:r>
      <w:r>
        <w:rPr>
          <w:rFonts w:ascii="宋体" w:eastAsia="宋体" w:hAnsi="宋体"/>
          <w:szCs w:val="21"/>
        </w:rPr>
        <w:t>.</w:t>
      </w:r>
      <w:r>
        <w:rPr>
          <w:rFonts w:ascii="宋体" w:eastAsia="宋体" w:hAnsi="宋体" w:hint="eastAsia"/>
          <w:szCs w:val="21"/>
        </w:rPr>
        <w:t>8</w:t>
      </w:r>
      <w:r>
        <w:rPr>
          <w:rFonts w:ascii="宋体" w:eastAsia="宋体" w:hAnsi="宋体"/>
          <w:szCs w:val="21"/>
        </w:rPr>
        <w:t xml:space="preserve"> </w:t>
      </w:r>
      <w:r>
        <w:rPr>
          <w:rFonts w:ascii="宋体" w:eastAsia="宋体" w:hAnsi="宋体" w:hint="eastAsia"/>
          <w:szCs w:val="21"/>
        </w:rPr>
        <w:t>Like类操作表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440"/>
        <w:gridCol w:w="2172"/>
      </w:tblGrid>
      <w:tr w:rsidR="005E3B46" w14:paraId="6BEEED09"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25DAB634"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操作名称</w:t>
            </w:r>
          </w:p>
        </w:tc>
        <w:tc>
          <w:tcPr>
            <w:tcW w:w="2440" w:type="dxa"/>
            <w:tcBorders>
              <w:top w:val="single" w:sz="4" w:space="0" w:color="auto"/>
              <w:left w:val="single" w:sz="4" w:space="0" w:color="auto"/>
              <w:bottom w:val="single" w:sz="4" w:space="0" w:color="auto"/>
              <w:right w:val="single" w:sz="4" w:space="0" w:color="auto"/>
            </w:tcBorders>
          </w:tcPr>
          <w:p w14:paraId="528C9D7D"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函数名</w:t>
            </w:r>
          </w:p>
        </w:tc>
        <w:tc>
          <w:tcPr>
            <w:tcW w:w="2172" w:type="dxa"/>
            <w:tcBorders>
              <w:top w:val="single" w:sz="4" w:space="0" w:color="auto"/>
              <w:left w:val="single" w:sz="4" w:space="0" w:color="auto"/>
              <w:bottom w:val="single" w:sz="4" w:space="0" w:color="auto"/>
              <w:right w:val="single" w:sz="4" w:space="0" w:color="auto"/>
            </w:tcBorders>
          </w:tcPr>
          <w:p w14:paraId="7782B1E1"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返回值类型</w:t>
            </w:r>
          </w:p>
        </w:tc>
      </w:tr>
      <w:tr w:rsidR="005E3B46" w14:paraId="43EE59A2"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48086C7A"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点赞</w:t>
            </w:r>
          </w:p>
        </w:tc>
        <w:tc>
          <w:tcPr>
            <w:tcW w:w="2440" w:type="dxa"/>
            <w:tcBorders>
              <w:top w:val="single" w:sz="4" w:space="0" w:color="auto"/>
              <w:left w:val="single" w:sz="4" w:space="0" w:color="auto"/>
              <w:bottom w:val="single" w:sz="4" w:space="0" w:color="auto"/>
              <w:right w:val="single" w:sz="4" w:space="0" w:color="auto"/>
            </w:tcBorders>
          </w:tcPr>
          <w:p w14:paraId="0636680E"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Like()</w:t>
            </w:r>
          </w:p>
        </w:tc>
        <w:tc>
          <w:tcPr>
            <w:tcW w:w="2172" w:type="dxa"/>
            <w:tcBorders>
              <w:top w:val="single" w:sz="4" w:space="0" w:color="auto"/>
              <w:left w:val="single" w:sz="4" w:space="0" w:color="auto"/>
              <w:bottom w:val="single" w:sz="4" w:space="0" w:color="auto"/>
              <w:right w:val="single" w:sz="4" w:space="0" w:color="auto"/>
            </w:tcBorders>
          </w:tcPr>
          <w:p w14:paraId="70428B7E"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bool</w:t>
            </w:r>
          </w:p>
        </w:tc>
      </w:tr>
      <w:tr w:rsidR="005E3B46" w14:paraId="04EFEED8"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29F1753E"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取消点赞</w:t>
            </w:r>
          </w:p>
        </w:tc>
        <w:tc>
          <w:tcPr>
            <w:tcW w:w="2440" w:type="dxa"/>
            <w:tcBorders>
              <w:top w:val="single" w:sz="4" w:space="0" w:color="auto"/>
              <w:left w:val="single" w:sz="4" w:space="0" w:color="auto"/>
              <w:bottom w:val="single" w:sz="4" w:space="0" w:color="auto"/>
              <w:right w:val="single" w:sz="4" w:space="0" w:color="auto"/>
            </w:tcBorders>
          </w:tcPr>
          <w:p w14:paraId="2F2B99C0"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CancelLike()</w:t>
            </w:r>
          </w:p>
        </w:tc>
        <w:tc>
          <w:tcPr>
            <w:tcW w:w="2172" w:type="dxa"/>
            <w:tcBorders>
              <w:top w:val="single" w:sz="4" w:space="0" w:color="auto"/>
              <w:left w:val="single" w:sz="4" w:space="0" w:color="auto"/>
              <w:bottom w:val="single" w:sz="4" w:space="0" w:color="auto"/>
              <w:right w:val="single" w:sz="4" w:space="0" w:color="auto"/>
            </w:tcBorders>
          </w:tcPr>
          <w:p w14:paraId="36B62681"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bool</w:t>
            </w:r>
          </w:p>
        </w:tc>
      </w:tr>
      <w:tr w:rsidR="005E3B46" w14:paraId="3D326663"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03AA8EFE"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设置用户ID</w:t>
            </w:r>
          </w:p>
        </w:tc>
        <w:tc>
          <w:tcPr>
            <w:tcW w:w="2440" w:type="dxa"/>
            <w:tcBorders>
              <w:top w:val="single" w:sz="4" w:space="0" w:color="auto"/>
              <w:left w:val="single" w:sz="4" w:space="0" w:color="auto"/>
              <w:bottom w:val="single" w:sz="4" w:space="0" w:color="auto"/>
              <w:right w:val="single" w:sz="4" w:space="0" w:color="auto"/>
            </w:tcBorders>
          </w:tcPr>
          <w:p w14:paraId="413C546E" w14:textId="77777777" w:rsidR="005E3B46" w:rsidRDefault="00000000">
            <w:pPr>
              <w:spacing w:line="360" w:lineRule="auto"/>
              <w:jc w:val="center"/>
              <w:rPr>
                <w:rFonts w:ascii="宋体" w:eastAsia="宋体" w:hAnsi="宋体" w:hint="eastAsia"/>
                <w:szCs w:val="21"/>
              </w:rPr>
            </w:pPr>
            <w:r>
              <w:rPr>
                <w:rFonts w:ascii="宋体" w:eastAsia="宋体" w:hAnsi="宋体"/>
                <w:szCs w:val="21"/>
              </w:rPr>
              <w:t>setUserID()</w:t>
            </w:r>
          </w:p>
        </w:tc>
        <w:tc>
          <w:tcPr>
            <w:tcW w:w="2172" w:type="dxa"/>
            <w:tcBorders>
              <w:top w:val="single" w:sz="4" w:space="0" w:color="auto"/>
              <w:left w:val="single" w:sz="4" w:space="0" w:color="auto"/>
              <w:bottom w:val="single" w:sz="4" w:space="0" w:color="auto"/>
              <w:right w:val="single" w:sz="4" w:space="0" w:color="auto"/>
            </w:tcBorders>
          </w:tcPr>
          <w:p w14:paraId="427FD59B"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bool</w:t>
            </w:r>
          </w:p>
        </w:tc>
      </w:tr>
      <w:tr w:rsidR="005E3B46" w14:paraId="11A2811B"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518EBDF4"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返回用户ID</w:t>
            </w:r>
          </w:p>
        </w:tc>
        <w:tc>
          <w:tcPr>
            <w:tcW w:w="2440" w:type="dxa"/>
            <w:tcBorders>
              <w:top w:val="single" w:sz="4" w:space="0" w:color="auto"/>
              <w:left w:val="single" w:sz="4" w:space="0" w:color="auto"/>
              <w:bottom w:val="single" w:sz="4" w:space="0" w:color="auto"/>
              <w:right w:val="single" w:sz="4" w:space="0" w:color="auto"/>
            </w:tcBorders>
          </w:tcPr>
          <w:p w14:paraId="6C1A193F" w14:textId="77777777" w:rsidR="005E3B46" w:rsidRDefault="00000000">
            <w:pPr>
              <w:spacing w:line="360" w:lineRule="auto"/>
              <w:jc w:val="center"/>
              <w:rPr>
                <w:rFonts w:ascii="宋体" w:eastAsia="宋体" w:hAnsi="宋体" w:hint="eastAsia"/>
                <w:szCs w:val="21"/>
              </w:rPr>
            </w:pPr>
            <w:r>
              <w:rPr>
                <w:rFonts w:ascii="宋体" w:eastAsia="宋体" w:hAnsi="宋体"/>
                <w:szCs w:val="21"/>
              </w:rPr>
              <w:t>getUserID()</w:t>
            </w:r>
          </w:p>
        </w:tc>
        <w:tc>
          <w:tcPr>
            <w:tcW w:w="2172" w:type="dxa"/>
            <w:tcBorders>
              <w:top w:val="single" w:sz="4" w:space="0" w:color="auto"/>
              <w:left w:val="single" w:sz="4" w:space="0" w:color="auto"/>
              <w:bottom w:val="single" w:sz="4" w:space="0" w:color="auto"/>
              <w:right w:val="single" w:sz="4" w:space="0" w:color="auto"/>
            </w:tcBorders>
          </w:tcPr>
          <w:p w14:paraId="40477D66"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18F88286"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223FB47D"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设置点赞ID</w:t>
            </w:r>
          </w:p>
        </w:tc>
        <w:tc>
          <w:tcPr>
            <w:tcW w:w="2440" w:type="dxa"/>
            <w:tcBorders>
              <w:top w:val="single" w:sz="4" w:space="0" w:color="auto"/>
              <w:left w:val="single" w:sz="4" w:space="0" w:color="auto"/>
              <w:bottom w:val="single" w:sz="4" w:space="0" w:color="auto"/>
              <w:right w:val="single" w:sz="4" w:space="0" w:color="auto"/>
            </w:tcBorders>
          </w:tcPr>
          <w:p w14:paraId="00FBE46C" w14:textId="77777777" w:rsidR="005E3B46" w:rsidRDefault="00000000">
            <w:pPr>
              <w:spacing w:line="360" w:lineRule="auto"/>
              <w:jc w:val="center"/>
              <w:rPr>
                <w:rFonts w:ascii="宋体" w:eastAsia="宋体" w:hAnsi="宋体" w:hint="eastAsia"/>
                <w:szCs w:val="21"/>
              </w:rPr>
            </w:pPr>
            <w:r>
              <w:rPr>
                <w:rFonts w:ascii="宋体" w:eastAsia="宋体" w:hAnsi="宋体"/>
                <w:szCs w:val="21"/>
              </w:rPr>
              <w:t>set</w:t>
            </w:r>
            <w:r>
              <w:rPr>
                <w:rFonts w:ascii="宋体" w:eastAsia="宋体" w:hAnsi="宋体" w:hint="eastAsia"/>
                <w:szCs w:val="21"/>
              </w:rPr>
              <w:t>Like</w:t>
            </w:r>
            <w:r>
              <w:rPr>
                <w:rFonts w:ascii="宋体" w:eastAsia="宋体" w:hAnsi="宋体"/>
                <w:szCs w:val="21"/>
              </w:rPr>
              <w:t>ID()</w:t>
            </w:r>
          </w:p>
        </w:tc>
        <w:tc>
          <w:tcPr>
            <w:tcW w:w="2172" w:type="dxa"/>
            <w:tcBorders>
              <w:top w:val="single" w:sz="4" w:space="0" w:color="auto"/>
              <w:left w:val="single" w:sz="4" w:space="0" w:color="auto"/>
              <w:bottom w:val="single" w:sz="4" w:space="0" w:color="auto"/>
              <w:right w:val="single" w:sz="4" w:space="0" w:color="auto"/>
            </w:tcBorders>
          </w:tcPr>
          <w:p w14:paraId="5A76C1E0"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bool</w:t>
            </w:r>
          </w:p>
        </w:tc>
      </w:tr>
      <w:tr w:rsidR="005E3B46" w14:paraId="4D45A394"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10B40CF3"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lastRenderedPageBreak/>
              <w:t>返回点赞ID</w:t>
            </w:r>
          </w:p>
        </w:tc>
        <w:tc>
          <w:tcPr>
            <w:tcW w:w="2440" w:type="dxa"/>
            <w:tcBorders>
              <w:top w:val="single" w:sz="4" w:space="0" w:color="auto"/>
              <w:left w:val="single" w:sz="4" w:space="0" w:color="auto"/>
              <w:bottom w:val="single" w:sz="4" w:space="0" w:color="auto"/>
              <w:right w:val="single" w:sz="4" w:space="0" w:color="auto"/>
            </w:tcBorders>
          </w:tcPr>
          <w:p w14:paraId="66617794" w14:textId="77777777" w:rsidR="005E3B46" w:rsidRDefault="00000000">
            <w:pPr>
              <w:spacing w:line="360" w:lineRule="auto"/>
              <w:jc w:val="center"/>
              <w:rPr>
                <w:rFonts w:ascii="宋体" w:eastAsia="宋体" w:hAnsi="宋体" w:hint="eastAsia"/>
                <w:szCs w:val="21"/>
              </w:rPr>
            </w:pPr>
            <w:r>
              <w:rPr>
                <w:rFonts w:ascii="宋体" w:eastAsia="宋体" w:hAnsi="宋体"/>
                <w:szCs w:val="21"/>
              </w:rPr>
              <w:t>get</w:t>
            </w:r>
            <w:r>
              <w:rPr>
                <w:rFonts w:ascii="宋体" w:eastAsia="宋体" w:hAnsi="宋体" w:hint="eastAsia"/>
                <w:szCs w:val="21"/>
              </w:rPr>
              <w:t>Like</w:t>
            </w:r>
            <w:r>
              <w:rPr>
                <w:rFonts w:ascii="宋体" w:eastAsia="宋体" w:hAnsi="宋体"/>
                <w:szCs w:val="21"/>
              </w:rPr>
              <w:t>ID()</w:t>
            </w:r>
          </w:p>
        </w:tc>
        <w:tc>
          <w:tcPr>
            <w:tcW w:w="2172" w:type="dxa"/>
            <w:tcBorders>
              <w:top w:val="single" w:sz="4" w:space="0" w:color="auto"/>
              <w:left w:val="single" w:sz="4" w:space="0" w:color="auto"/>
              <w:bottom w:val="single" w:sz="4" w:space="0" w:color="auto"/>
              <w:right w:val="single" w:sz="4" w:space="0" w:color="auto"/>
            </w:tcBorders>
          </w:tcPr>
          <w:p w14:paraId="44355689"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08A50503" w14:textId="77777777">
        <w:trPr>
          <w:jc w:val="center"/>
          <w:ins w:id="154" w:author="漫星" w:date="2025-11-14T19:07:00Z"/>
        </w:trPr>
        <w:tc>
          <w:tcPr>
            <w:tcW w:w="1832" w:type="dxa"/>
            <w:tcBorders>
              <w:top w:val="single" w:sz="4" w:space="0" w:color="auto"/>
              <w:left w:val="single" w:sz="4" w:space="0" w:color="auto"/>
              <w:bottom w:val="single" w:sz="4" w:space="0" w:color="auto"/>
              <w:right w:val="single" w:sz="4" w:space="0" w:color="auto"/>
            </w:tcBorders>
          </w:tcPr>
          <w:p w14:paraId="679535F4" w14:textId="77777777" w:rsidR="005E3B46" w:rsidRDefault="00000000">
            <w:pPr>
              <w:spacing w:line="360" w:lineRule="auto"/>
              <w:jc w:val="center"/>
              <w:rPr>
                <w:ins w:id="155" w:author="漫星" w:date="2025-11-14T19:07:00Z"/>
                <w:rFonts w:ascii="宋体" w:eastAsia="宋体" w:hAnsi="宋体" w:hint="eastAsia"/>
                <w:szCs w:val="21"/>
              </w:rPr>
            </w:pPr>
            <w:ins w:id="156" w:author="漫星" w:date="2025-11-14T19:08:00Z">
              <w:r>
                <w:rPr>
                  <w:rFonts w:ascii="宋体" w:eastAsia="宋体" w:hAnsi="宋体" w:hint="eastAsia"/>
                  <w:szCs w:val="21"/>
                </w:rPr>
                <w:t>设置点赞种类</w:t>
              </w:r>
            </w:ins>
          </w:p>
        </w:tc>
        <w:tc>
          <w:tcPr>
            <w:tcW w:w="2440" w:type="dxa"/>
            <w:tcBorders>
              <w:top w:val="single" w:sz="4" w:space="0" w:color="auto"/>
              <w:left w:val="single" w:sz="4" w:space="0" w:color="auto"/>
              <w:bottom w:val="single" w:sz="4" w:space="0" w:color="auto"/>
              <w:right w:val="single" w:sz="4" w:space="0" w:color="auto"/>
            </w:tcBorders>
          </w:tcPr>
          <w:p w14:paraId="6CF9BDD5" w14:textId="77777777" w:rsidR="005E3B46" w:rsidRDefault="00000000">
            <w:pPr>
              <w:spacing w:line="360" w:lineRule="auto"/>
              <w:jc w:val="center"/>
              <w:rPr>
                <w:ins w:id="157" w:author="漫星" w:date="2025-11-14T19:07:00Z"/>
                <w:rFonts w:ascii="宋体" w:eastAsia="宋体" w:hAnsi="宋体" w:hint="eastAsia"/>
                <w:szCs w:val="21"/>
              </w:rPr>
            </w:pPr>
            <w:ins w:id="158" w:author="漫星" w:date="2025-11-14T19:08:00Z">
              <w:r>
                <w:rPr>
                  <w:rFonts w:ascii="宋体" w:eastAsia="宋体" w:hAnsi="宋体" w:hint="eastAsia"/>
                  <w:szCs w:val="21"/>
                </w:rPr>
                <w:t>setLikeType()</w:t>
              </w:r>
            </w:ins>
          </w:p>
        </w:tc>
        <w:tc>
          <w:tcPr>
            <w:tcW w:w="2172" w:type="dxa"/>
            <w:tcBorders>
              <w:top w:val="single" w:sz="4" w:space="0" w:color="auto"/>
              <w:left w:val="single" w:sz="4" w:space="0" w:color="auto"/>
              <w:bottom w:val="single" w:sz="4" w:space="0" w:color="auto"/>
              <w:right w:val="single" w:sz="4" w:space="0" w:color="auto"/>
            </w:tcBorders>
          </w:tcPr>
          <w:p w14:paraId="5DE26481" w14:textId="77777777" w:rsidR="005E3B46" w:rsidRDefault="00000000">
            <w:pPr>
              <w:spacing w:line="360" w:lineRule="auto"/>
              <w:jc w:val="center"/>
              <w:rPr>
                <w:ins w:id="159" w:author="漫星" w:date="2025-11-14T19:07:00Z"/>
                <w:rFonts w:ascii="宋体" w:eastAsia="宋体" w:hAnsi="宋体" w:hint="eastAsia"/>
                <w:szCs w:val="21"/>
              </w:rPr>
            </w:pPr>
            <w:ins w:id="160" w:author="漫星" w:date="2025-11-14T19:08:00Z">
              <w:r>
                <w:rPr>
                  <w:rFonts w:ascii="宋体" w:eastAsia="宋体" w:hAnsi="宋体" w:hint="eastAsia"/>
                  <w:szCs w:val="21"/>
                </w:rPr>
                <w:t>bool</w:t>
              </w:r>
            </w:ins>
          </w:p>
        </w:tc>
      </w:tr>
      <w:tr w:rsidR="005E3B46" w14:paraId="29A0014E" w14:textId="77777777">
        <w:trPr>
          <w:jc w:val="center"/>
          <w:ins w:id="161" w:author="漫星" w:date="2025-11-14T19:07:00Z"/>
        </w:trPr>
        <w:tc>
          <w:tcPr>
            <w:tcW w:w="1832" w:type="dxa"/>
            <w:tcBorders>
              <w:top w:val="single" w:sz="4" w:space="0" w:color="auto"/>
              <w:left w:val="single" w:sz="4" w:space="0" w:color="auto"/>
              <w:bottom w:val="single" w:sz="4" w:space="0" w:color="auto"/>
              <w:right w:val="single" w:sz="4" w:space="0" w:color="auto"/>
            </w:tcBorders>
          </w:tcPr>
          <w:p w14:paraId="68E37104" w14:textId="77777777" w:rsidR="005E3B46" w:rsidRDefault="00000000">
            <w:pPr>
              <w:spacing w:line="360" w:lineRule="auto"/>
              <w:jc w:val="center"/>
              <w:rPr>
                <w:ins w:id="162" w:author="漫星" w:date="2025-11-14T19:07:00Z"/>
                <w:rFonts w:ascii="宋体" w:eastAsia="宋体" w:hAnsi="宋体" w:hint="eastAsia"/>
                <w:szCs w:val="21"/>
              </w:rPr>
            </w:pPr>
            <w:ins w:id="163" w:author="漫星" w:date="2025-11-14T19:08:00Z">
              <w:r>
                <w:rPr>
                  <w:rFonts w:ascii="宋体" w:eastAsia="宋体" w:hAnsi="宋体" w:hint="eastAsia"/>
                  <w:szCs w:val="21"/>
                </w:rPr>
                <w:t>返回点赞种类</w:t>
              </w:r>
            </w:ins>
          </w:p>
        </w:tc>
        <w:tc>
          <w:tcPr>
            <w:tcW w:w="2440" w:type="dxa"/>
            <w:tcBorders>
              <w:top w:val="single" w:sz="4" w:space="0" w:color="auto"/>
              <w:left w:val="single" w:sz="4" w:space="0" w:color="auto"/>
              <w:bottom w:val="single" w:sz="4" w:space="0" w:color="auto"/>
              <w:right w:val="single" w:sz="4" w:space="0" w:color="auto"/>
            </w:tcBorders>
          </w:tcPr>
          <w:p w14:paraId="7DD92B02" w14:textId="77777777" w:rsidR="005E3B46" w:rsidRDefault="00000000">
            <w:pPr>
              <w:spacing w:line="360" w:lineRule="auto"/>
              <w:jc w:val="center"/>
              <w:rPr>
                <w:ins w:id="164" w:author="漫星" w:date="2025-11-14T19:07:00Z"/>
                <w:rFonts w:ascii="宋体" w:eastAsia="宋体" w:hAnsi="宋体" w:hint="eastAsia"/>
                <w:szCs w:val="21"/>
              </w:rPr>
            </w:pPr>
            <w:ins w:id="165" w:author="漫星" w:date="2025-11-14T19:08:00Z">
              <w:r>
                <w:rPr>
                  <w:rFonts w:ascii="宋体" w:eastAsia="宋体" w:hAnsi="宋体" w:hint="eastAsia"/>
                  <w:szCs w:val="21"/>
                </w:rPr>
                <w:t>getLikeType()</w:t>
              </w:r>
            </w:ins>
          </w:p>
        </w:tc>
        <w:tc>
          <w:tcPr>
            <w:tcW w:w="2172" w:type="dxa"/>
            <w:tcBorders>
              <w:top w:val="single" w:sz="4" w:space="0" w:color="auto"/>
              <w:left w:val="single" w:sz="4" w:space="0" w:color="auto"/>
              <w:bottom w:val="single" w:sz="4" w:space="0" w:color="auto"/>
              <w:right w:val="single" w:sz="4" w:space="0" w:color="auto"/>
            </w:tcBorders>
          </w:tcPr>
          <w:p w14:paraId="3F1F05FC" w14:textId="77777777" w:rsidR="005E3B46" w:rsidRDefault="00000000">
            <w:pPr>
              <w:spacing w:line="360" w:lineRule="auto"/>
              <w:jc w:val="center"/>
              <w:rPr>
                <w:ins w:id="166" w:author="漫星" w:date="2025-11-14T19:07:00Z"/>
                <w:rFonts w:ascii="宋体" w:eastAsia="宋体" w:hAnsi="宋体" w:hint="eastAsia"/>
                <w:szCs w:val="21"/>
              </w:rPr>
            </w:pPr>
            <w:ins w:id="167" w:author="漫星" w:date="2025-11-14T19:09:00Z">
              <w:r>
                <w:rPr>
                  <w:rFonts w:ascii="宋体" w:eastAsia="宋体" w:hAnsi="宋体" w:hint="eastAsia"/>
                  <w:szCs w:val="21"/>
                </w:rPr>
                <w:t>varchar</w:t>
              </w:r>
            </w:ins>
          </w:p>
        </w:tc>
      </w:tr>
      <w:tr w:rsidR="005E3B46" w14:paraId="7A2FF79C"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03A14E7E"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设置点赞时间</w:t>
            </w:r>
          </w:p>
        </w:tc>
        <w:tc>
          <w:tcPr>
            <w:tcW w:w="2440" w:type="dxa"/>
            <w:tcBorders>
              <w:top w:val="single" w:sz="4" w:space="0" w:color="auto"/>
              <w:left w:val="single" w:sz="4" w:space="0" w:color="auto"/>
              <w:bottom w:val="single" w:sz="4" w:space="0" w:color="auto"/>
              <w:right w:val="single" w:sz="4" w:space="0" w:color="auto"/>
            </w:tcBorders>
          </w:tcPr>
          <w:p w14:paraId="5E4CF690" w14:textId="77777777" w:rsidR="005E3B46" w:rsidRDefault="00000000">
            <w:pPr>
              <w:spacing w:line="360" w:lineRule="auto"/>
              <w:jc w:val="center"/>
              <w:rPr>
                <w:rFonts w:ascii="宋体" w:eastAsia="宋体" w:hAnsi="宋体" w:hint="eastAsia"/>
                <w:szCs w:val="21"/>
              </w:rPr>
            </w:pPr>
            <w:r>
              <w:rPr>
                <w:rFonts w:ascii="宋体" w:eastAsia="宋体" w:hAnsi="宋体"/>
                <w:szCs w:val="21"/>
              </w:rPr>
              <w:t>set</w:t>
            </w:r>
            <w:r>
              <w:rPr>
                <w:rFonts w:ascii="宋体" w:eastAsia="宋体" w:hAnsi="宋体" w:hint="eastAsia"/>
                <w:szCs w:val="21"/>
              </w:rPr>
              <w:t>LikeTime</w:t>
            </w:r>
            <w:r>
              <w:rPr>
                <w:rFonts w:ascii="宋体" w:eastAsia="宋体" w:hAnsi="宋体"/>
                <w:szCs w:val="21"/>
              </w:rPr>
              <w:t>()</w:t>
            </w:r>
          </w:p>
        </w:tc>
        <w:tc>
          <w:tcPr>
            <w:tcW w:w="2172" w:type="dxa"/>
            <w:tcBorders>
              <w:top w:val="single" w:sz="4" w:space="0" w:color="auto"/>
              <w:left w:val="single" w:sz="4" w:space="0" w:color="auto"/>
              <w:bottom w:val="single" w:sz="4" w:space="0" w:color="auto"/>
              <w:right w:val="single" w:sz="4" w:space="0" w:color="auto"/>
            </w:tcBorders>
          </w:tcPr>
          <w:p w14:paraId="499BD465"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bool</w:t>
            </w:r>
          </w:p>
        </w:tc>
      </w:tr>
      <w:tr w:rsidR="005E3B46" w14:paraId="203DC2B6"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1D3B2278"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返回点赞时间</w:t>
            </w:r>
          </w:p>
        </w:tc>
        <w:tc>
          <w:tcPr>
            <w:tcW w:w="2440" w:type="dxa"/>
            <w:tcBorders>
              <w:top w:val="single" w:sz="4" w:space="0" w:color="auto"/>
              <w:left w:val="single" w:sz="4" w:space="0" w:color="auto"/>
              <w:bottom w:val="single" w:sz="4" w:space="0" w:color="auto"/>
              <w:right w:val="single" w:sz="4" w:space="0" w:color="auto"/>
            </w:tcBorders>
          </w:tcPr>
          <w:p w14:paraId="00A626BF" w14:textId="77777777" w:rsidR="005E3B46" w:rsidRDefault="00000000">
            <w:pPr>
              <w:spacing w:line="360" w:lineRule="auto"/>
              <w:jc w:val="center"/>
              <w:rPr>
                <w:rFonts w:ascii="宋体" w:eastAsia="宋体" w:hAnsi="宋体" w:hint="eastAsia"/>
                <w:szCs w:val="21"/>
              </w:rPr>
            </w:pPr>
            <w:r>
              <w:rPr>
                <w:rFonts w:ascii="宋体" w:eastAsia="宋体" w:hAnsi="宋体"/>
                <w:szCs w:val="21"/>
              </w:rPr>
              <w:t>get</w:t>
            </w:r>
            <w:r>
              <w:rPr>
                <w:rFonts w:ascii="宋体" w:eastAsia="宋体" w:hAnsi="宋体" w:hint="eastAsia"/>
                <w:szCs w:val="21"/>
              </w:rPr>
              <w:t>LikeTime</w:t>
            </w:r>
            <w:r>
              <w:rPr>
                <w:rFonts w:ascii="宋体" w:eastAsia="宋体" w:hAnsi="宋体"/>
                <w:szCs w:val="21"/>
              </w:rPr>
              <w:t>()</w:t>
            </w:r>
          </w:p>
        </w:tc>
        <w:tc>
          <w:tcPr>
            <w:tcW w:w="2172" w:type="dxa"/>
            <w:tcBorders>
              <w:top w:val="single" w:sz="4" w:space="0" w:color="auto"/>
              <w:left w:val="single" w:sz="4" w:space="0" w:color="auto"/>
              <w:bottom w:val="single" w:sz="4" w:space="0" w:color="auto"/>
              <w:right w:val="single" w:sz="4" w:space="0" w:color="auto"/>
            </w:tcBorders>
          </w:tcPr>
          <w:p w14:paraId="01291601"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11AE52CC"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7C6394BE"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设置商品ID</w:t>
            </w:r>
          </w:p>
        </w:tc>
        <w:tc>
          <w:tcPr>
            <w:tcW w:w="2440" w:type="dxa"/>
            <w:tcBorders>
              <w:top w:val="single" w:sz="4" w:space="0" w:color="auto"/>
              <w:left w:val="single" w:sz="4" w:space="0" w:color="auto"/>
              <w:bottom w:val="single" w:sz="4" w:space="0" w:color="auto"/>
              <w:right w:val="single" w:sz="4" w:space="0" w:color="auto"/>
            </w:tcBorders>
          </w:tcPr>
          <w:p w14:paraId="134E3FAA" w14:textId="77777777" w:rsidR="005E3B46" w:rsidRDefault="00000000">
            <w:pPr>
              <w:spacing w:line="360" w:lineRule="auto"/>
              <w:jc w:val="center"/>
              <w:rPr>
                <w:rFonts w:ascii="宋体" w:eastAsia="宋体" w:hAnsi="宋体" w:hint="eastAsia"/>
                <w:szCs w:val="21"/>
              </w:rPr>
            </w:pPr>
            <w:r>
              <w:rPr>
                <w:rFonts w:ascii="宋体" w:eastAsia="宋体" w:hAnsi="宋体"/>
                <w:szCs w:val="21"/>
              </w:rPr>
              <w:t>set</w:t>
            </w:r>
            <w:r>
              <w:rPr>
                <w:rFonts w:ascii="宋体" w:eastAsia="宋体" w:hAnsi="宋体" w:hint="eastAsia"/>
                <w:szCs w:val="21"/>
              </w:rPr>
              <w:t>Product</w:t>
            </w:r>
            <w:r>
              <w:rPr>
                <w:rFonts w:ascii="宋体" w:eastAsia="宋体" w:hAnsi="宋体"/>
                <w:szCs w:val="21"/>
              </w:rPr>
              <w:t>ID()</w:t>
            </w:r>
          </w:p>
        </w:tc>
        <w:tc>
          <w:tcPr>
            <w:tcW w:w="2172" w:type="dxa"/>
            <w:tcBorders>
              <w:top w:val="single" w:sz="4" w:space="0" w:color="auto"/>
              <w:left w:val="single" w:sz="4" w:space="0" w:color="auto"/>
              <w:bottom w:val="single" w:sz="4" w:space="0" w:color="auto"/>
              <w:right w:val="single" w:sz="4" w:space="0" w:color="auto"/>
            </w:tcBorders>
          </w:tcPr>
          <w:p w14:paraId="3BED1794"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Bool</w:t>
            </w:r>
          </w:p>
        </w:tc>
      </w:tr>
      <w:tr w:rsidR="005E3B46" w14:paraId="6BADA961"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67AB2144"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返回商品ID</w:t>
            </w:r>
          </w:p>
        </w:tc>
        <w:tc>
          <w:tcPr>
            <w:tcW w:w="2440" w:type="dxa"/>
            <w:tcBorders>
              <w:top w:val="single" w:sz="4" w:space="0" w:color="auto"/>
              <w:left w:val="single" w:sz="4" w:space="0" w:color="auto"/>
              <w:bottom w:val="single" w:sz="4" w:space="0" w:color="auto"/>
              <w:right w:val="single" w:sz="4" w:space="0" w:color="auto"/>
            </w:tcBorders>
          </w:tcPr>
          <w:p w14:paraId="2B2820A5"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g</w:t>
            </w:r>
            <w:r>
              <w:rPr>
                <w:rFonts w:ascii="宋体" w:eastAsia="宋体" w:hAnsi="宋体"/>
                <w:szCs w:val="21"/>
              </w:rPr>
              <w:t>et</w:t>
            </w:r>
            <w:r>
              <w:rPr>
                <w:rFonts w:ascii="宋体" w:eastAsia="宋体" w:hAnsi="宋体" w:hint="eastAsia"/>
                <w:szCs w:val="21"/>
              </w:rPr>
              <w:t>Product</w:t>
            </w:r>
            <w:r>
              <w:rPr>
                <w:rFonts w:ascii="宋体" w:eastAsia="宋体" w:hAnsi="宋体"/>
                <w:szCs w:val="21"/>
              </w:rPr>
              <w:t>ID()</w:t>
            </w:r>
          </w:p>
        </w:tc>
        <w:tc>
          <w:tcPr>
            <w:tcW w:w="2172" w:type="dxa"/>
            <w:tcBorders>
              <w:top w:val="single" w:sz="4" w:space="0" w:color="auto"/>
              <w:left w:val="single" w:sz="4" w:space="0" w:color="auto"/>
              <w:bottom w:val="single" w:sz="4" w:space="0" w:color="auto"/>
              <w:right w:val="single" w:sz="4" w:space="0" w:color="auto"/>
            </w:tcBorders>
          </w:tcPr>
          <w:p w14:paraId="3D7925D8" w14:textId="77777777" w:rsidR="005E3B46" w:rsidRDefault="00000000">
            <w:pPr>
              <w:spacing w:line="360" w:lineRule="auto"/>
              <w:jc w:val="center"/>
              <w:rPr>
                <w:rFonts w:ascii="宋体" w:eastAsia="宋体" w:hAnsi="宋体" w:hint="eastAsia"/>
                <w:szCs w:val="21"/>
              </w:rPr>
            </w:pPr>
            <w:r>
              <w:rPr>
                <w:rFonts w:ascii="宋体" w:eastAsia="宋体" w:hAnsi="宋体" w:hint="eastAsia"/>
                <w:szCs w:val="21"/>
              </w:rPr>
              <w:t>Varchar</w:t>
            </w:r>
          </w:p>
        </w:tc>
      </w:tr>
      <w:tr w:rsidR="005E3B46" w14:paraId="18156000" w14:textId="77777777">
        <w:trPr>
          <w:jc w:val="center"/>
          <w:ins w:id="168" w:author="漫星" w:date="2025-11-14T18:31:00Z"/>
        </w:trPr>
        <w:tc>
          <w:tcPr>
            <w:tcW w:w="1832" w:type="dxa"/>
            <w:tcBorders>
              <w:top w:val="single" w:sz="4" w:space="0" w:color="auto"/>
              <w:left w:val="single" w:sz="4" w:space="0" w:color="auto"/>
              <w:bottom w:val="single" w:sz="4" w:space="0" w:color="auto"/>
              <w:right w:val="single" w:sz="4" w:space="0" w:color="auto"/>
            </w:tcBorders>
          </w:tcPr>
          <w:p w14:paraId="0ED588FF" w14:textId="77777777" w:rsidR="005E3B46" w:rsidRDefault="00000000">
            <w:pPr>
              <w:spacing w:line="360" w:lineRule="auto"/>
              <w:jc w:val="center"/>
              <w:rPr>
                <w:ins w:id="169" w:author="漫星" w:date="2025-11-14T18:31:00Z"/>
                <w:rFonts w:ascii="宋体" w:eastAsia="宋体" w:hAnsi="宋体" w:hint="eastAsia"/>
                <w:szCs w:val="21"/>
              </w:rPr>
            </w:pPr>
            <w:ins w:id="170" w:author="漫星" w:date="2025-11-14T18:31:00Z">
              <w:r>
                <w:rPr>
                  <w:rFonts w:ascii="宋体" w:eastAsia="宋体" w:hAnsi="宋体" w:hint="eastAsia"/>
                  <w:szCs w:val="21"/>
                </w:rPr>
                <w:t>设置评论ID</w:t>
              </w:r>
            </w:ins>
          </w:p>
        </w:tc>
        <w:tc>
          <w:tcPr>
            <w:tcW w:w="2440" w:type="dxa"/>
            <w:tcBorders>
              <w:top w:val="single" w:sz="4" w:space="0" w:color="auto"/>
              <w:left w:val="single" w:sz="4" w:space="0" w:color="auto"/>
              <w:bottom w:val="single" w:sz="4" w:space="0" w:color="auto"/>
              <w:right w:val="single" w:sz="4" w:space="0" w:color="auto"/>
            </w:tcBorders>
          </w:tcPr>
          <w:p w14:paraId="64A22411" w14:textId="77777777" w:rsidR="005E3B46" w:rsidRDefault="00000000">
            <w:pPr>
              <w:spacing w:line="360" w:lineRule="auto"/>
              <w:jc w:val="center"/>
              <w:rPr>
                <w:ins w:id="171" w:author="漫星" w:date="2025-11-14T18:31:00Z"/>
                <w:rFonts w:ascii="宋体" w:eastAsia="宋体" w:hAnsi="宋体" w:hint="eastAsia"/>
                <w:szCs w:val="21"/>
              </w:rPr>
            </w:pPr>
            <w:ins w:id="172" w:author="漫星" w:date="2025-11-14T18:31:00Z">
              <w:r>
                <w:rPr>
                  <w:rFonts w:ascii="宋体" w:eastAsia="宋体" w:hAnsi="宋体"/>
                  <w:szCs w:val="21"/>
                </w:rPr>
                <w:t>set</w:t>
              </w:r>
              <w:r>
                <w:rPr>
                  <w:rFonts w:ascii="宋体" w:eastAsia="宋体" w:hAnsi="宋体" w:hint="eastAsia"/>
                  <w:szCs w:val="21"/>
                </w:rPr>
                <w:t>Comment</w:t>
              </w:r>
              <w:r>
                <w:rPr>
                  <w:rFonts w:ascii="宋体" w:eastAsia="宋体" w:hAnsi="宋体"/>
                  <w:szCs w:val="21"/>
                </w:rPr>
                <w:t>ID()</w:t>
              </w:r>
            </w:ins>
          </w:p>
        </w:tc>
        <w:tc>
          <w:tcPr>
            <w:tcW w:w="2172" w:type="dxa"/>
            <w:tcBorders>
              <w:top w:val="single" w:sz="4" w:space="0" w:color="auto"/>
              <w:left w:val="single" w:sz="4" w:space="0" w:color="auto"/>
              <w:bottom w:val="single" w:sz="4" w:space="0" w:color="auto"/>
              <w:right w:val="single" w:sz="4" w:space="0" w:color="auto"/>
            </w:tcBorders>
          </w:tcPr>
          <w:p w14:paraId="2521D5F9" w14:textId="77777777" w:rsidR="005E3B46" w:rsidRDefault="00000000">
            <w:pPr>
              <w:spacing w:line="360" w:lineRule="auto"/>
              <w:jc w:val="center"/>
              <w:rPr>
                <w:ins w:id="173" w:author="漫星" w:date="2025-11-14T18:31:00Z"/>
                <w:rFonts w:ascii="宋体" w:eastAsia="宋体" w:hAnsi="宋体" w:hint="eastAsia"/>
                <w:szCs w:val="21"/>
              </w:rPr>
            </w:pPr>
            <w:ins w:id="174" w:author="漫星" w:date="2025-11-14T18:31:00Z">
              <w:r>
                <w:rPr>
                  <w:rFonts w:ascii="宋体" w:eastAsia="宋体" w:hAnsi="宋体" w:hint="eastAsia"/>
                  <w:szCs w:val="21"/>
                </w:rPr>
                <w:t>Bool</w:t>
              </w:r>
            </w:ins>
          </w:p>
        </w:tc>
      </w:tr>
      <w:tr w:rsidR="005E3B46" w14:paraId="1C6FF077" w14:textId="77777777">
        <w:trPr>
          <w:jc w:val="center"/>
          <w:ins w:id="175" w:author="漫星" w:date="2025-11-14T18:31:00Z"/>
        </w:trPr>
        <w:tc>
          <w:tcPr>
            <w:tcW w:w="1832" w:type="dxa"/>
            <w:tcBorders>
              <w:top w:val="single" w:sz="4" w:space="0" w:color="auto"/>
              <w:left w:val="single" w:sz="4" w:space="0" w:color="auto"/>
              <w:bottom w:val="single" w:sz="4" w:space="0" w:color="auto"/>
              <w:right w:val="single" w:sz="4" w:space="0" w:color="auto"/>
            </w:tcBorders>
          </w:tcPr>
          <w:p w14:paraId="0CDDA232" w14:textId="77777777" w:rsidR="005E3B46" w:rsidRDefault="00000000">
            <w:pPr>
              <w:spacing w:line="360" w:lineRule="auto"/>
              <w:jc w:val="center"/>
              <w:rPr>
                <w:ins w:id="176" w:author="漫星" w:date="2025-11-14T18:31:00Z"/>
                <w:rFonts w:ascii="宋体" w:eastAsia="宋体" w:hAnsi="宋体" w:hint="eastAsia"/>
                <w:szCs w:val="21"/>
              </w:rPr>
            </w:pPr>
            <w:ins w:id="177" w:author="漫星" w:date="2025-11-14T18:31:00Z">
              <w:r>
                <w:rPr>
                  <w:rFonts w:ascii="宋体" w:eastAsia="宋体" w:hAnsi="宋体" w:hint="eastAsia"/>
                  <w:szCs w:val="21"/>
                </w:rPr>
                <w:t>返回评论ID</w:t>
              </w:r>
            </w:ins>
          </w:p>
        </w:tc>
        <w:tc>
          <w:tcPr>
            <w:tcW w:w="2440" w:type="dxa"/>
            <w:tcBorders>
              <w:top w:val="single" w:sz="4" w:space="0" w:color="auto"/>
              <w:left w:val="single" w:sz="4" w:space="0" w:color="auto"/>
              <w:bottom w:val="single" w:sz="4" w:space="0" w:color="auto"/>
              <w:right w:val="single" w:sz="4" w:space="0" w:color="auto"/>
            </w:tcBorders>
          </w:tcPr>
          <w:p w14:paraId="0FB02583" w14:textId="77777777" w:rsidR="005E3B46" w:rsidRDefault="00000000">
            <w:pPr>
              <w:spacing w:line="360" w:lineRule="auto"/>
              <w:jc w:val="center"/>
              <w:rPr>
                <w:ins w:id="178" w:author="漫星" w:date="2025-11-14T18:31:00Z"/>
                <w:rFonts w:ascii="宋体" w:eastAsia="宋体" w:hAnsi="宋体" w:hint="eastAsia"/>
                <w:szCs w:val="21"/>
              </w:rPr>
            </w:pPr>
            <w:ins w:id="179" w:author="漫星" w:date="2025-11-14T18:31:00Z">
              <w:r>
                <w:rPr>
                  <w:rFonts w:ascii="宋体" w:eastAsia="宋体" w:hAnsi="宋体" w:hint="eastAsia"/>
                  <w:szCs w:val="21"/>
                </w:rPr>
                <w:t>g</w:t>
              </w:r>
              <w:r>
                <w:rPr>
                  <w:rFonts w:ascii="宋体" w:eastAsia="宋体" w:hAnsi="宋体"/>
                  <w:szCs w:val="21"/>
                </w:rPr>
                <w:t>et</w:t>
              </w:r>
              <w:r>
                <w:rPr>
                  <w:rFonts w:ascii="宋体" w:eastAsia="宋体" w:hAnsi="宋体" w:hint="eastAsia"/>
                  <w:szCs w:val="21"/>
                </w:rPr>
                <w:t>Comment</w:t>
              </w:r>
              <w:r>
                <w:rPr>
                  <w:rFonts w:ascii="宋体" w:eastAsia="宋体" w:hAnsi="宋体"/>
                  <w:szCs w:val="21"/>
                </w:rPr>
                <w:t>ID()</w:t>
              </w:r>
            </w:ins>
          </w:p>
        </w:tc>
        <w:tc>
          <w:tcPr>
            <w:tcW w:w="2172" w:type="dxa"/>
            <w:tcBorders>
              <w:top w:val="single" w:sz="4" w:space="0" w:color="auto"/>
              <w:left w:val="single" w:sz="4" w:space="0" w:color="auto"/>
              <w:bottom w:val="single" w:sz="4" w:space="0" w:color="auto"/>
              <w:right w:val="single" w:sz="4" w:space="0" w:color="auto"/>
            </w:tcBorders>
          </w:tcPr>
          <w:p w14:paraId="46CF445A" w14:textId="77777777" w:rsidR="005E3B46" w:rsidRDefault="00000000">
            <w:pPr>
              <w:spacing w:line="360" w:lineRule="auto"/>
              <w:jc w:val="center"/>
              <w:rPr>
                <w:ins w:id="180" w:author="漫星" w:date="2025-11-14T18:31:00Z"/>
                <w:rFonts w:ascii="宋体" w:eastAsia="宋体" w:hAnsi="宋体" w:hint="eastAsia"/>
                <w:szCs w:val="21"/>
              </w:rPr>
            </w:pPr>
            <w:ins w:id="181" w:author="漫星" w:date="2025-11-14T18:31:00Z">
              <w:r>
                <w:rPr>
                  <w:rFonts w:ascii="宋体" w:eastAsia="宋体" w:hAnsi="宋体" w:hint="eastAsia"/>
                  <w:szCs w:val="21"/>
                </w:rPr>
                <w:t>Varchar</w:t>
              </w:r>
            </w:ins>
          </w:p>
        </w:tc>
      </w:tr>
      <w:tr w:rsidR="005E3B46" w14:paraId="63AFCABE" w14:textId="77777777">
        <w:trPr>
          <w:jc w:val="center"/>
          <w:ins w:id="182" w:author="漫星" w:date="2025-11-14T18:31:00Z"/>
        </w:trPr>
        <w:tc>
          <w:tcPr>
            <w:tcW w:w="1832" w:type="dxa"/>
            <w:tcBorders>
              <w:top w:val="single" w:sz="4" w:space="0" w:color="auto"/>
              <w:left w:val="single" w:sz="4" w:space="0" w:color="auto"/>
              <w:bottom w:val="single" w:sz="4" w:space="0" w:color="auto"/>
              <w:right w:val="single" w:sz="4" w:space="0" w:color="auto"/>
            </w:tcBorders>
          </w:tcPr>
          <w:p w14:paraId="194E50AC" w14:textId="77777777" w:rsidR="005E3B46" w:rsidRDefault="00000000">
            <w:pPr>
              <w:spacing w:line="360" w:lineRule="auto"/>
              <w:jc w:val="center"/>
              <w:rPr>
                <w:ins w:id="183" w:author="漫星" w:date="2025-11-14T18:31:00Z"/>
                <w:rFonts w:ascii="宋体" w:eastAsia="宋体" w:hAnsi="宋体" w:hint="eastAsia"/>
                <w:szCs w:val="21"/>
              </w:rPr>
            </w:pPr>
            <w:ins w:id="184" w:author="漫星" w:date="2025-11-14T18:31:00Z">
              <w:r>
                <w:rPr>
                  <w:rFonts w:ascii="宋体" w:eastAsia="宋体" w:hAnsi="宋体" w:hint="eastAsia"/>
                  <w:szCs w:val="21"/>
                </w:rPr>
                <w:t>设置猫咪ID</w:t>
              </w:r>
            </w:ins>
          </w:p>
        </w:tc>
        <w:tc>
          <w:tcPr>
            <w:tcW w:w="2440" w:type="dxa"/>
            <w:tcBorders>
              <w:top w:val="single" w:sz="4" w:space="0" w:color="auto"/>
              <w:left w:val="single" w:sz="4" w:space="0" w:color="auto"/>
              <w:bottom w:val="single" w:sz="4" w:space="0" w:color="auto"/>
              <w:right w:val="single" w:sz="4" w:space="0" w:color="auto"/>
            </w:tcBorders>
          </w:tcPr>
          <w:p w14:paraId="5984E1E6" w14:textId="77777777" w:rsidR="005E3B46" w:rsidRDefault="00000000">
            <w:pPr>
              <w:spacing w:line="360" w:lineRule="auto"/>
              <w:jc w:val="center"/>
              <w:rPr>
                <w:ins w:id="185" w:author="漫星" w:date="2025-11-14T18:31:00Z"/>
                <w:rFonts w:ascii="宋体" w:eastAsia="宋体" w:hAnsi="宋体" w:hint="eastAsia"/>
                <w:szCs w:val="21"/>
              </w:rPr>
            </w:pPr>
            <w:ins w:id="186" w:author="漫星" w:date="2025-11-14T18:31:00Z">
              <w:r>
                <w:rPr>
                  <w:rFonts w:ascii="宋体" w:eastAsia="宋体" w:hAnsi="宋体"/>
                  <w:szCs w:val="21"/>
                </w:rPr>
                <w:t>set</w:t>
              </w:r>
              <w:r>
                <w:rPr>
                  <w:rFonts w:ascii="宋体" w:eastAsia="宋体" w:hAnsi="宋体" w:hint="eastAsia"/>
                  <w:szCs w:val="21"/>
                </w:rPr>
                <w:t>Cat</w:t>
              </w:r>
              <w:r>
                <w:rPr>
                  <w:rFonts w:ascii="宋体" w:eastAsia="宋体" w:hAnsi="宋体"/>
                  <w:szCs w:val="21"/>
                </w:rPr>
                <w:t>ID()</w:t>
              </w:r>
            </w:ins>
          </w:p>
        </w:tc>
        <w:tc>
          <w:tcPr>
            <w:tcW w:w="2172" w:type="dxa"/>
            <w:tcBorders>
              <w:top w:val="single" w:sz="4" w:space="0" w:color="auto"/>
              <w:left w:val="single" w:sz="4" w:space="0" w:color="auto"/>
              <w:bottom w:val="single" w:sz="4" w:space="0" w:color="auto"/>
              <w:right w:val="single" w:sz="4" w:space="0" w:color="auto"/>
            </w:tcBorders>
          </w:tcPr>
          <w:p w14:paraId="59C91930" w14:textId="77777777" w:rsidR="005E3B46" w:rsidRDefault="00000000">
            <w:pPr>
              <w:spacing w:line="360" w:lineRule="auto"/>
              <w:jc w:val="center"/>
              <w:rPr>
                <w:ins w:id="187" w:author="漫星" w:date="2025-11-14T18:31:00Z"/>
                <w:rFonts w:ascii="宋体" w:eastAsia="宋体" w:hAnsi="宋体" w:hint="eastAsia"/>
                <w:szCs w:val="21"/>
              </w:rPr>
            </w:pPr>
            <w:ins w:id="188" w:author="漫星" w:date="2025-11-14T18:31:00Z">
              <w:r>
                <w:rPr>
                  <w:rFonts w:ascii="宋体" w:eastAsia="宋体" w:hAnsi="宋体" w:hint="eastAsia"/>
                  <w:szCs w:val="21"/>
                </w:rPr>
                <w:t>Bool</w:t>
              </w:r>
            </w:ins>
          </w:p>
        </w:tc>
      </w:tr>
      <w:tr w:rsidR="005E3B46" w14:paraId="65A849CF" w14:textId="77777777">
        <w:trPr>
          <w:jc w:val="center"/>
          <w:ins w:id="189" w:author="漫星" w:date="2025-11-14T18:31:00Z"/>
        </w:trPr>
        <w:tc>
          <w:tcPr>
            <w:tcW w:w="1832" w:type="dxa"/>
            <w:tcBorders>
              <w:top w:val="single" w:sz="4" w:space="0" w:color="auto"/>
              <w:left w:val="single" w:sz="4" w:space="0" w:color="auto"/>
              <w:bottom w:val="single" w:sz="4" w:space="0" w:color="auto"/>
              <w:right w:val="single" w:sz="4" w:space="0" w:color="auto"/>
            </w:tcBorders>
          </w:tcPr>
          <w:p w14:paraId="7180FEA8" w14:textId="77777777" w:rsidR="005E3B46" w:rsidRDefault="00000000">
            <w:pPr>
              <w:spacing w:line="360" w:lineRule="auto"/>
              <w:jc w:val="center"/>
              <w:rPr>
                <w:ins w:id="190" w:author="漫星" w:date="2025-11-14T18:31:00Z"/>
                <w:rFonts w:ascii="宋体" w:eastAsia="宋体" w:hAnsi="宋体" w:hint="eastAsia"/>
                <w:szCs w:val="21"/>
              </w:rPr>
            </w:pPr>
            <w:ins w:id="191" w:author="漫星" w:date="2025-11-14T18:31:00Z">
              <w:r>
                <w:rPr>
                  <w:rFonts w:ascii="宋体" w:eastAsia="宋体" w:hAnsi="宋体" w:hint="eastAsia"/>
                  <w:szCs w:val="21"/>
                </w:rPr>
                <w:t>返回猫咪ID</w:t>
              </w:r>
            </w:ins>
          </w:p>
        </w:tc>
        <w:tc>
          <w:tcPr>
            <w:tcW w:w="2440" w:type="dxa"/>
            <w:tcBorders>
              <w:top w:val="single" w:sz="4" w:space="0" w:color="auto"/>
              <w:left w:val="single" w:sz="4" w:space="0" w:color="auto"/>
              <w:bottom w:val="single" w:sz="4" w:space="0" w:color="auto"/>
              <w:right w:val="single" w:sz="4" w:space="0" w:color="auto"/>
            </w:tcBorders>
          </w:tcPr>
          <w:p w14:paraId="63A3E278" w14:textId="77777777" w:rsidR="005E3B46" w:rsidRDefault="00000000">
            <w:pPr>
              <w:spacing w:line="360" w:lineRule="auto"/>
              <w:jc w:val="center"/>
              <w:rPr>
                <w:ins w:id="192" w:author="漫星" w:date="2025-11-14T18:31:00Z"/>
                <w:rFonts w:ascii="宋体" w:eastAsia="宋体" w:hAnsi="宋体" w:hint="eastAsia"/>
                <w:szCs w:val="21"/>
              </w:rPr>
            </w:pPr>
            <w:ins w:id="193" w:author="漫星" w:date="2025-11-14T18:31:00Z">
              <w:r>
                <w:rPr>
                  <w:rFonts w:ascii="宋体" w:eastAsia="宋体" w:hAnsi="宋体" w:hint="eastAsia"/>
                  <w:szCs w:val="21"/>
                </w:rPr>
                <w:t>g</w:t>
              </w:r>
              <w:r>
                <w:rPr>
                  <w:rFonts w:ascii="宋体" w:eastAsia="宋体" w:hAnsi="宋体"/>
                  <w:szCs w:val="21"/>
                </w:rPr>
                <w:t>et</w:t>
              </w:r>
              <w:r>
                <w:rPr>
                  <w:rFonts w:ascii="宋体" w:eastAsia="宋体" w:hAnsi="宋体" w:hint="eastAsia"/>
                  <w:szCs w:val="21"/>
                </w:rPr>
                <w:t>Cat</w:t>
              </w:r>
              <w:r>
                <w:rPr>
                  <w:rFonts w:ascii="宋体" w:eastAsia="宋体" w:hAnsi="宋体"/>
                  <w:szCs w:val="21"/>
                </w:rPr>
                <w:t>ID()</w:t>
              </w:r>
            </w:ins>
          </w:p>
        </w:tc>
        <w:tc>
          <w:tcPr>
            <w:tcW w:w="2172" w:type="dxa"/>
            <w:tcBorders>
              <w:top w:val="single" w:sz="4" w:space="0" w:color="auto"/>
              <w:left w:val="single" w:sz="4" w:space="0" w:color="auto"/>
              <w:bottom w:val="single" w:sz="4" w:space="0" w:color="auto"/>
              <w:right w:val="single" w:sz="4" w:space="0" w:color="auto"/>
            </w:tcBorders>
          </w:tcPr>
          <w:p w14:paraId="2385B222" w14:textId="77777777" w:rsidR="005E3B46" w:rsidRDefault="00000000">
            <w:pPr>
              <w:spacing w:line="360" w:lineRule="auto"/>
              <w:jc w:val="center"/>
              <w:rPr>
                <w:ins w:id="194" w:author="漫星" w:date="2025-11-14T18:31:00Z"/>
                <w:rFonts w:ascii="宋体" w:eastAsia="宋体" w:hAnsi="宋体" w:hint="eastAsia"/>
                <w:szCs w:val="21"/>
              </w:rPr>
            </w:pPr>
            <w:ins w:id="195" w:author="漫星" w:date="2025-11-14T18:31:00Z">
              <w:r>
                <w:rPr>
                  <w:rFonts w:ascii="宋体" w:eastAsia="宋体" w:hAnsi="宋体" w:hint="eastAsia"/>
                  <w:szCs w:val="21"/>
                </w:rPr>
                <w:t>Varchar</w:t>
              </w:r>
            </w:ins>
          </w:p>
        </w:tc>
      </w:tr>
    </w:tbl>
    <w:p w14:paraId="2B6F670B" w14:textId="77777777" w:rsidR="005E3B46" w:rsidRDefault="005E3B46"/>
    <w:p w14:paraId="626538DD" w14:textId="77777777" w:rsidR="005E3B46" w:rsidRDefault="00000000">
      <w:pPr>
        <w:pStyle w:val="2"/>
        <w:rPr>
          <w:color w:val="000000" w:themeColor="text1"/>
        </w:rPr>
      </w:pPr>
      <w:bookmarkStart w:id="196" w:name="_Toc149848666"/>
      <w:r>
        <w:rPr>
          <w:rFonts w:hint="eastAsia"/>
          <w:color w:val="000000" w:themeColor="text1"/>
        </w:rPr>
        <w:t>4</w:t>
      </w:r>
      <w:r>
        <w:rPr>
          <w:rFonts w:hint="eastAsia"/>
          <w:color w:val="000000" w:themeColor="text1"/>
        </w:rPr>
        <w:t>、三层精化类图</w:t>
      </w:r>
      <w:bookmarkEnd w:id="196"/>
    </w:p>
    <w:p w14:paraId="60437237" w14:textId="77777777" w:rsidR="005E3B46" w:rsidRDefault="00000000">
      <w:pPr>
        <w:pStyle w:val="4"/>
        <w:rPr>
          <w:rFonts w:ascii="宋体" w:hAnsi="宋体" w:hint="eastAsia"/>
          <w:szCs w:val="21"/>
        </w:rPr>
      </w:pPr>
      <w:r>
        <w:rPr>
          <w:rFonts w:ascii="宋体" w:hAnsi="宋体"/>
          <w:szCs w:val="21"/>
        </w:rPr>
        <w:t>4.</w:t>
      </w:r>
      <w:r>
        <w:rPr>
          <w:rFonts w:ascii="宋体" w:hAnsi="宋体" w:hint="eastAsia"/>
          <w:szCs w:val="21"/>
        </w:rPr>
        <w:t>1</w:t>
      </w:r>
      <w:r>
        <w:rPr>
          <w:rFonts w:ascii="宋体" w:hAnsi="宋体"/>
          <w:szCs w:val="21"/>
        </w:rPr>
        <w:t>对</w:t>
      </w:r>
      <w:r>
        <w:rPr>
          <w:rFonts w:ascii="宋体" w:hAnsi="宋体" w:hint="eastAsia"/>
          <w:szCs w:val="21"/>
        </w:rPr>
        <w:t>Administrator</w:t>
      </w:r>
      <w:r>
        <w:rPr>
          <w:rFonts w:ascii="宋体" w:hAnsi="宋体"/>
          <w:szCs w:val="21"/>
        </w:rPr>
        <w:t>类的三层划分</w:t>
      </w:r>
    </w:p>
    <w:p w14:paraId="1681A0D8" w14:textId="77777777" w:rsidR="005E3B46" w:rsidRDefault="00000000">
      <w:pPr>
        <w:spacing w:line="360" w:lineRule="auto"/>
        <w:rPr>
          <w:rFonts w:ascii="宋体" w:eastAsia="宋体" w:hAnsi="宋体" w:hint="eastAsia"/>
        </w:rPr>
      </w:pPr>
      <w:r>
        <w:rPr>
          <w:rFonts w:ascii="宋体" w:eastAsia="宋体" w:hAnsi="宋体"/>
        </w:rPr>
        <w:t xml:space="preserve">界面层：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7"/>
        <w:gridCol w:w="4529"/>
      </w:tblGrid>
      <w:tr w:rsidR="005E3B46" w14:paraId="21A088A6" w14:textId="77777777">
        <w:tc>
          <w:tcPr>
            <w:tcW w:w="3767" w:type="dxa"/>
          </w:tcPr>
          <w:p w14:paraId="0604316D" w14:textId="77777777" w:rsidR="005E3B46" w:rsidRDefault="00000000">
            <w:pPr>
              <w:spacing w:line="360" w:lineRule="auto"/>
              <w:jc w:val="center"/>
              <w:rPr>
                <w:rFonts w:ascii="宋体" w:eastAsia="宋体" w:hAnsi="宋体" w:hint="eastAsia"/>
              </w:rPr>
            </w:pPr>
            <w:r>
              <w:rPr>
                <w:rFonts w:ascii="宋体" w:eastAsia="宋体" w:hAnsi="宋体"/>
              </w:rPr>
              <w:t>名称</w:t>
            </w:r>
          </w:p>
        </w:tc>
        <w:tc>
          <w:tcPr>
            <w:tcW w:w="4529" w:type="dxa"/>
          </w:tcPr>
          <w:p w14:paraId="69E8C37D" w14:textId="77777777" w:rsidR="005E3B46" w:rsidRDefault="00000000">
            <w:pPr>
              <w:spacing w:line="360" w:lineRule="auto"/>
              <w:jc w:val="center"/>
              <w:rPr>
                <w:rFonts w:ascii="宋体" w:eastAsia="宋体" w:hAnsi="宋体" w:hint="eastAsia"/>
              </w:rPr>
            </w:pPr>
            <w:r>
              <w:rPr>
                <w:rFonts w:ascii="宋体" w:eastAsia="宋体" w:hAnsi="宋体"/>
              </w:rPr>
              <w:t>描述</w:t>
            </w:r>
          </w:p>
        </w:tc>
      </w:tr>
      <w:tr w:rsidR="005E3B46" w14:paraId="6D9C15B2" w14:textId="77777777">
        <w:tc>
          <w:tcPr>
            <w:tcW w:w="3767" w:type="dxa"/>
          </w:tcPr>
          <w:p w14:paraId="26A713E9" w14:textId="77777777" w:rsidR="005E3B46" w:rsidRDefault="00000000">
            <w:pPr>
              <w:spacing w:line="360" w:lineRule="auto"/>
              <w:rPr>
                <w:rFonts w:ascii="宋体" w:eastAsia="宋体" w:hAnsi="宋体" w:hint="eastAsia"/>
              </w:rPr>
            </w:pPr>
            <w:r>
              <w:rPr>
                <w:rFonts w:ascii="宋体" w:eastAsia="宋体" w:hAnsi="宋体" w:hint="eastAsia"/>
              </w:rPr>
              <w:t>s</w:t>
            </w:r>
            <w:r>
              <w:rPr>
                <w:rFonts w:ascii="宋体" w:eastAsia="宋体" w:hAnsi="宋体"/>
              </w:rPr>
              <w:t>ign</w:t>
            </w:r>
            <w:r>
              <w:rPr>
                <w:rFonts w:ascii="宋体" w:eastAsia="宋体" w:hAnsi="宋体" w:hint="eastAsia"/>
              </w:rPr>
              <w:t>in.html</w:t>
            </w:r>
          </w:p>
        </w:tc>
        <w:tc>
          <w:tcPr>
            <w:tcW w:w="4529" w:type="dxa"/>
          </w:tcPr>
          <w:p w14:paraId="72B38FAF" w14:textId="77777777" w:rsidR="005E3B46" w:rsidRDefault="00000000">
            <w:pPr>
              <w:spacing w:line="360" w:lineRule="auto"/>
              <w:rPr>
                <w:rFonts w:ascii="宋体" w:eastAsia="宋体" w:hAnsi="宋体" w:hint="eastAsia"/>
              </w:rPr>
            </w:pPr>
            <w:r>
              <w:rPr>
                <w:rFonts w:ascii="宋体" w:eastAsia="宋体" w:hAnsi="宋体" w:hint="eastAsia"/>
              </w:rPr>
              <w:t>登录界面</w:t>
            </w:r>
          </w:p>
        </w:tc>
      </w:tr>
      <w:tr w:rsidR="005E3B46" w14:paraId="2FB35ECC" w14:textId="77777777">
        <w:tc>
          <w:tcPr>
            <w:tcW w:w="3767" w:type="dxa"/>
          </w:tcPr>
          <w:p w14:paraId="17F947E0" w14:textId="77777777" w:rsidR="005E3B46" w:rsidRDefault="00000000">
            <w:pPr>
              <w:spacing w:line="360" w:lineRule="auto"/>
              <w:rPr>
                <w:rFonts w:ascii="宋体" w:eastAsia="宋体" w:hAnsi="宋体" w:hint="eastAsia"/>
              </w:rPr>
            </w:pPr>
            <w:r>
              <w:rPr>
                <w:rFonts w:ascii="宋体" w:eastAsia="宋体" w:hAnsi="宋体"/>
              </w:rPr>
              <w:t>index.html</w:t>
            </w:r>
          </w:p>
        </w:tc>
        <w:tc>
          <w:tcPr>
            <w:tcW w:w="4529" w:type="dxa"/>
          </w:tcPr>
          <w:p w14:paraId="514719BE" w14:textId="77777777" w:rsidR="005E3B46" w:rsidRDefault="00000000">
            <w:pPr>
              <w:spacing w:line="360" w:lineRule="auto"/>
              <w:rPr>
                <w:rFonts w:ascii="宋体" w:eastAsia="宋体" w:hAnsi="宋体" w:hint="eastAsia"/>
              </w:rPr>
            </w:pPr>
            <w:r>
              <w:rPr>
                <w:rFonts w:ascii="宋体" w:eastAsia="宋体" w:hAnsi="宋体" w:hint="eastAsia"/>
              </w:rPr>
              <w:t>首页</w:t>
            </w:r>
          </w:p>
        </w:tc>
      </w:tr>
      <w:tr w:rsidR="005E3B46" w14:paraId="55E80261" w14:textId="77777777">
        <w:trPr>
          <w:trHeight w:val="70"/>
        </w:trPr>
        <w:tc>
          <w:tcPr>
            <w:tcW w:w="3767" w:type="dxa"/>
          </w:tcPr>
          <w:p w14:paraId="0F488A9C" w14:textId="77777777" w:rsidR="005E3B46" w:rsidRDefault="00000000">
            <w:pPr>
              <w:spacing w:line="360" w:lineRule="auto"/>
              <w:rPr>
                <w:rFonts w:ascii="宋体" w:eastAsia="宋体" w:hAnsi="宋体" w:hint="eastAsia"/>
              </w:rPr>
            </w:pPr>
            <w:r>
              <w:rPr>
                <w:rFonts w:ascii="宋体" w:eastAsia="宋体" w:hAnsi="宋体"/>
              </w:rPr>
              <w:t>manageUser.html</w:t>
            </w:r>
          </w:p>
        </w:tc>
        <w:tc>
          <w:tcPr>
            <w:tcW w:w="4529" w:type="dxa"/>
          </w:tcPr>
          <w:p w14:paraId="6CFA359F" w14:textId="77777777" w:rsidR="005E3B46" w:rsidRDefault="00000000">
            <w:pPr>
              <w:spacing w:line="360" w:lineRule="auto"/>
              <w:rPr>
                <w:rFonts w:ascii="宋体" w:eastAsia="宋体" w:hAnsi="宋体" w:hint="eastAsia"/>
              </w:rPr>
            </w:pPr>
            <w:r>
              <w:rPr>
                <w:rFonts w:ascii="宋体" w:eastAsia="宋体" w:hAnsi="宋体" w:hint="eastAsia"/>
              </w:rPr>
              <w:t>管理用户账号页面</w:t>
            </w:r>
          </w:p>
        </w:tc>
      </w:tr>
      <w:tr w:rsidR="005E3B46" w14:paraId="6C045407" w14:textId="77777777">
        <w:trPr>
          <w:trHeight w:val="70"/>
        </w:trPr>
        <w:tc>
          <w:tcPr>
            <w:tcW w:w="3767" w:type="dxa"/>
          </w:tcPr>
          <w:p w14:paraId="40B0398D" w14:textId="77777777" w:rsidR="005E3B46" w:rsidRDefault="00000000">
            <w:pPr>
              <w:spacing w:line="360" w:lineRule="auto"/>
              <w:rPr>
                <w:rFonts w:ascii="宋体" w:eastAsia="宋体" w:hAnsi="宋体" w:hint="eastAsia"/>
              </w:rPr>
            </w:pPr>
            <w:r>
              <w:rPr>
                <w:rFonts w:ascii="宋体" w:eastAsia="宋体" w:hAnsi="宋体" w:hint="eastAsia"/>
              </w:rPr>
              <w:t>r</w:t>
            </w:r>
            <w:r>
              <w:rPr>
                <w:rFonts w:ascii="宋体" w:eastAsia="宋体" w:hAnsi="宋体"/>
              </w:rPr>
              <w:t>esultSearchUser.html</w:t>
            </w:r>
          </w:p>
        </w:tc>
        <w:tc>
          <w:tcPr>
            <w:tcW w:w="4529" w:type="dxa"/>
          </w:tcPr>
          <w:p w14:paraId="439CA8CB" w14:textId="77777777" w:rsidR="005E3B46" w:rsidRDefault="00000000">
            <w:pPr>
              <w:spacing w:line="360" w:lineRule="auto"/>
              <w:rPr>
                <w:rFonts w:ascii="宋体" w:eastAsia="宋体" w:hAnsi="宋体" w:hint="eastAsia"/>
              </w:rPr>
            </w:pPr>
            <w:r>
              <w:rPr>
                <w:rFonts w:ascii="宋体" w:eastAsia="宋体" w:hAnsi="宋体" w:hint="eastAsia"/>
              </w:rPr>
              <w:t>查询用户结果页面</w:t>
            </w:r>
          </w:p>
        </w:tc>
      </w:tr>
      <w:tr w:rsidR="005E3B46" w14:paraId="6524E10A" w14:textId="77777777">
        <w:trPr>
          <w:trHeight w:val="70"/>
        </w:trPr>
        <w:tc>
          <w:tcPr>
            <w:tcW w:w="3767" w:type="dxa"/>
          </w:tcPr>
          <w:p w14:paraId="7D187A0A" w14:textId="77777777" w:rsidR="005E3B46" w:rsidRDefault="00000000">
            <w:pPr>
              <w:spacing w:line="360" w:lineRule="auto"/>
              <w:rPr>
                <w:rFonts w:ascii="宋体" w:eastAsia="宋体" w:hAnsi="宋体" w:hint="eastAsia"/>
              </w:rPr>
            </w:pPr>
            <w:r>
              <w:rPr>
                <w:rFonts w:ascii="宋体" w:eastAsia="宋体" w:hAnsi="宋体" w:hint="eastAsia"/>
              </w:rPr>
              <w:t>AuditComment.html</w:t>
            </w:r>
          </w:p>
        </w:tc>
        <w:tc>
          <w:tcPr>
            <w:tcW w:w="4529" w:type="dxa"/>
          </w:tcPr>
          <w:p w14:paraId="2F0EC83F" w14:textId="77777777" w:rsidR="005E3B46" w:rsidRDefault="00000000">
            <w:pPr>
              <w:spacing w:line="360" w:lineRule="auto"/>
              <w:rPr>
                <w:rFonts w:ascii="宋体" w:eastAsia="宋体" w:hAnsi="宋体" w:hint="eastAsia"/>
              </w:rPr>
            </w:pPr>
            <w:r>
              <w:rPr>
                <w:rFonts w:ascii="宋体" w:eastAsia="宋体" w:hAnsi="宋体" w:hint="eastAsia"/>
              </w:rPr>
              <w:t>审核评论页面</w:t>
            </w:r>
          </w:p>
        </w:tc>
      </w:tr>
    </w:tbl>
    <w:p w14:paraId="52DA39C3" w14:textId="77777777" w:rsidR="005E3B46" w:rsidRDefault="00000000">
      <w:pPr>
        <w:spacing w:line="360" w:lineRule="auto"/>
        <w:rPr>
          <w:rFonts w:ascii="宋体" w:eastAsia="宋体" w:hAnsi="宋体" w:hint="eastAsia"/>
        </w:rPr>
      </w:pPr>
      <w:r>
        <w:rPr>
          <w:rFonts w:ascii="宋体" w:eastAsia="宋体" w:hAnsi="宋体"/>
        </w:rPr>
        <w:t>事务层：</w:t>
      </w:r>
      <w:r>
        <w:rPr>
          <w:rFonts w:ascii="宋体" w:eastAsia="宋体" w:hAnsi="宋体" w:hint="eastAsia"/>
        </w:rPr>
        <w:t>Administrator</w:t>
      </w:r>
      <w:r>
        <w:rPr>
          <w:rFonts w:ascii="宋体" w:eastAsia="宋体" w:hAnsi="宋体"/>
        </w:rPr>
        <w:t xml:space="preserve">.java </w:t>
      </w:r>
      <w:r>
        <w:rPr>
          <w:rFonts w:ascii="宋体" w:eastAsia="宋体" w:hAnsi="宋体" w:hint="eastAsia"/>
        </w:rPr>
        <w:t>管理员类</w:t>
      </w:r>
    </w:p>
    <w:p w14:paraId="18E6D4B8" w14:textId="77777777" w:rsidR="005E3B46" w:rsidRDefault="00000000">
      <w:pPr>
        <w:spacing w:line="360" w:lineRule="auto"/>
        <w:rPr>
          <w:rFonts w:ascii="宋体" w:eastAsia="宋体" w:hAnsi="宋体" w:hint="eastAsia"/>
        </w:rPr>
      </w:pPr>
      <w:r>
        <w:rPr>
          <w:rFonts w:ascii="宋体" w:eastAsia="宋体" w:hAnsi="宋体"/>
        </w:rPr>
        <w:t>数据层：</w:t>
      </w:r>
      <w:r>
        <w:rPr>
          <w:rFonts w:ascii="宋体" w:eastAsia="宋体" w:hAnsi="宋体" w:hint="eastAsia"/>
        </w:rPr>
        <w:t>Administrator</w:t>
      </w:r>
      <w:r>
        <w:rPr>
          <w:rFonts w:ascii="宋体" w:eastAsia="宋体" w:hAnsi="宋体"/>
        </w:rPr>
        <w:t xml:space="preserve">.dat </w:t>
      </w:r>
      <w:r>
        <w:rPr>
          <w:rFonts w:ascii="宋体" w:eastAsia="宋体" w:hAnsi="宋体" w:hint="eastAsia"/>
        </w:rPr>
        <w:t>管理员</w:t>
      </w:r>
      <w:r>
        <w:rPr>
          <w:rFonts w:ascii="宋体" w:eastAsia="宋体" w:hAnsi="宋体"/>
        </w:rPr>
        <w:t>信息表</w:t>
      </w:r>
    </w:p>
    <w:p w14:paraId="6A7B5961" w14:textId="77777777" w:rsidR="005E3B46" w:rsidRDefault="005E3B46">
      <w:pPr>
        <w:spacing w:line="360" w:lineRule="auto"/>
        <w:rPr>
          <w:rFonts w:ascii="宋体" w:eastAsia="宋体" w:hAnsi="宋体" w:hint="eastAsia"/>
        </w:rPr>
      </w:pPr>
    </w:p>
    <w:p w14:paraId="1920C378" w14:textId="77777777" w:rsidR="005E3B46" w:rsidRDefault="00000000">
      <w:pPr>
        <w:pStyle w:val="4"/>
        <w:rPr>
          <w:rFonts w:ascii="宋体" w:hAnsi="宋体" w:hint="eastAsia"/>
          <w:szCs w:val="21"/>
        </w:rPr>
      </w:pPr>
      <w:r>
        <w:rPr>
          <w:rFonts w:ascii="宋体" w:hAnsi="宋体"/>
          <w:szCs w:val="21"/>
        </w:rPr>
        <w:t>4.</w:t>
      </w:r>
      <w:r>
        <w:rPr>
          <w:rFonts w:ascii="宋体" w:hAnsi="宋体" w:hint="eastAsia"/>
          <w:szCs w:val="21"/>
        </w:rPr>
        <w:t>2</w:t>
      </w:r>
      <w:r>
        <w:rPr>
          <w:rFonts w:ascii="宋体" w:hAnsi="宋体"/>
          <w:szCs w:val="21"/>
        </w:rPr>
        <w:t>对</w:t>
      </w:r>
      <w:r>
        <w:rPr>
          <w:rFonts w:ascii="宋体" w:hAnsi="宋体" w:hint="eastAsia"/>
          <w:szCs w:val="21"/>
        </w:rPr>
        <w:t>Ord</w:t>
      </w:r>
      <w:r>
        <w:rPr>
          <w:rFonts w:ascii="宋体" w:hAnsi="宋体"/>
          <w:szCs w:val="21"/>
        </w:rPr>
        <w:t>inaryUser类的三层划分</w:t>
      </w:r>
    </w:p>
    <w:p w14:paraId="18F79548" w14:textId="77777777" w:rsidR="005E3B46" w:rsidRDefault="00000000">
      <w:pPr>
        <w:spacing w:line="360" w:lineRule="auto"/>
        <w:rPr>
          <w:rFonts w:ascii="宋体" w:eastAsia="宋体" w:hAnsi="宋体" w:hint="eastAsia"/>
        </w:rPr>
      </w:pPr>
      <w:r>
        <w:rPr>
          <w:rFonts w:ascii="宋体" w:eastAsia="宋体" w:hAnsi="宋体"/>
        </w:rPr>
        <w:t xml:space="preserve">界面层：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32"/>
        <w:gridCol w:w="4564"/>
      </w:tblGrid>
      <w:tr w:rsidR="005E3B46" w14:paraId="2A1A831D" w14:textId="77777777">
        <w:tc>
          <w:tcPr>
            <w:tcW w:w="3732" w:type="dxa"/>
          </w:tcPr>
          <w:p w14:paraId="6D26B7F5" w14:textId="77777777" w:rsidR="005E3B46" w:rsidRDefault="00000000">
            <w:pPr>
              <w:spacing w:line="360" w:lineRule="auto"/>
              <w:jc w:val="center"/>
              <w:rPr>
                <w:rFonts w:ascii="宋体" w:eastAsia="宋体" w:hAnsi="宋体" w:hint="eastAsia"/>
              </w:rPr>
            </w:pPr>
            <w:r>
              <w:rPr>
                <w:rFonts w:ascii="宋体" w:eastAsia="宋体" w:hAnsi="宋体"/>
              </w:rPr>
              <w:lastRenderedPageBreak/>
              <w:t>名称</w:t>
            </w:r>
          </w:p>
        </w:tc>
        <w:tc>
          <w:tcPr>
            <w:tcW w:w="4564" w:type="dxa"/>
          </w:tcPr>
          <w:p w14:paraId="016C12D1" w14:textId="77777777" w:rsidR="005E3B46" w:rsidRDefault="00000000">
            <w:pPr>
              <w:spacing w:line="360" w:lineRule="auto"/>
              <w:jc w:val="center"/>
              <w:rPr>
                <w:rFonts w:ascii="宋体" w:eastAsia="宋体" w:hAnsi="宋体" w:hint="eastAsia"/>
              </w:rPr>
            </w:pPr>
            <w:r>
              <w:rPr>
                <w:rFonts w:ascii="宋体" w:eastAsia="宋体" w:hAnsi="宋体"/>
              </w:rPr>
              <w:t>描述</w:t>
            </w:r>
          </w:p>
        </w:tc>
      </w:tr>
      <w:tr w:rsidR="005E3B46" w14:paraId="53755B8B" w14:textId="77777777">
        <w:tc>
          <w:tcPr>
            <w:tcW w:w="3732" w:type="dxa"/>
          </w:tcPr>
          <w:p w14:paraId="5624C94D" w14:textId="77777777" w:rsidR="005E3B46" w:rsidRDefault="00000000">
            <w:pPr>
              <w:spacing w:line="360" w:lineRule="auto"/>
              <w:rPr>
                <w:rFonts w:ascii="宋体" w:eastAsia="宋体" w:hAnsi="宋体" w:hint="eastAsia"/>
              </w:rPr>
            </w:pPr>
            <w:r>
              <w:rPr>
                <w:rFonts w:ascii="宋体" w:eastAsia="宋体" w:hAnsi="宋体"/>
              </w:rPr>
              <w:t>signup</w:t>
            </w:r>
            <w:r>
              <w:rPr>
                <w:rFonts w:ascii="宋体" w:eastAsia="宋体" w:hAnsi="宋体" w:hint="eastAsia"/>
              </w:rPr>
              <w:t>Ord</w:t>
            </w:r>
            <w:r>
              <w:rPr>
                <w:rFonts w:ascii="宋体" w:eastAsia="宋体" w:hAnsi="宋体"/>
              </w:rPr>
              <w:t>inaryUser.html</w:t>
            </w:r>
          </w:p>
        </w:tc>
        <w:tc>
          <w:tcPr>
            <w:tcW w:w="4564" w:type="dxa"/>
          </w:tcPr>
          <w:p w14:paraId="5C4B652D" w14:textId="77777777" w:rsidR="005E3B46" w:rsidRDefault="00000000">
            <w:pPr>
              <w:spacing w:line="360" w:lineRule="auto"/>
              <w:rPr>
                <w:rFonts w:ascii="宋体" w:eastAsia="宋体" w:hAnsi="宋体" w:hint="eastAsia"/>
              </w:rPr>
            </w:pPr>
            <w:r>
              <w:rPr>
                <w:rFonts w:ascii="宋体" w:eastAsia="宋体" w:hAnsi="宋体" w:hint="eastAsia"/>
              </w:rPr>
              <w:t>普通用户</w:t>
            </w:r>
            <w:r>
              <w:rPr>
                <w:rFonts w:ascii="宋体" w:eastAsia="宋体" w:hAnsi="宋体"/>
              </w:rPr>
              <w:t>注册</w:t>
            </w:r>
            <w:r>
              <w:rPr>
                <w:rFonts w:ascii="宋体" w:eastAsia="宋体" w:hAnsi="宋体" w:hint="eastAsia"/>
              </w:rPr>
              <w:t>页面</w:t>
            </w:r>
          </w:p>
        </w:tc>
      </w:tr>
      <w:tr w:rsidR="005E3B46" w14:paraId="533DEB37" w14:textId="77777777">
        <w:tc>
          <w:tcPr>
            <w:tcW w:w="3732" w:type="dxa"/>
          </w:tcPr>
          <w:p w14:paraId="5845C86C" w14:textId="77777777" w:rsidR="005E3B46" w:rsidRDefault="00000000">
            <w:pPr>
              <w:spacing w:line="360" w:lineRule="auto"/>
              <w:rPr>
                <w:rFonts w:ascii="宋体" w:eastAsia="宋体" w:hAnsi="宋体" w:hint="eastAsia"/>
              </w:rPr>
            </w:pPr>
            <w:r>
              <w:rPr>
                <w:rFonts w:ascii="宋体" w:eastAsia="宋体" w:hAnsi="宋体"/>
              </w:rPr>
              <w:t>signin.html</w:t>
            </w:r>
          </w:p>
        </w:tc>
        <w:tc>
          <w:tcPr>
            <w:tcW w:w="4564" w:type="dxa"/>
          </w:tcPr>
          <w:p w14:paraId="0826CAC7" w14:textId="77777777" w:rsidR="005E3B46" w:rsidRDefault="00000000">
            <w:pPr>
              <w:spacing w:line="360" w:lineRule="auto"/>
              <w:rPr>
                <w:rFonts w:ascii="宋体" w:eastAsia="宋体" w:hAnsi="宋体" w:hint="eastAsia"/>
              </w:rPr>
            </w:pPr>
            <w:r>
              <w:rPr>
                <w:rFonts w:ascii="宋体" w:eastAsia="宋体" w:hAnsi="宋体"/>
              </w:rPr>
              <w:t>登录</w:t>
            </w:r>
            <w:r>
              <w:rPr>
                <w:rFonts w:ascii="宋体" w:eastAsia="宋体" w:hAnsi="宋体" w:hint="eastAsia"/>
              </w:rPr>
              <w:t>页面</w:t>
            </w:r>
          </w:p>
        </w:tc>
      </w:tr>
      <w:tr w:rsidR="005E3B46" w14:paraId="2E8A13C7" w14:textId="77777777">
        <w:tc>
          <w:tcPr>
            <w:tcW w:w="3732" w:type="dxa"/>
          </w:tcPr>
          <w:p w14:paraId="09757C4B" w14:textId="77777777" w:rsidR="005E3B46" w:rsidRDefault="00000000">
            <w:pPr>
              <w:spacing w:line="360" w:lineRule="auto"/>
              <w:rPr>
                <w:rFonts w:ascii="宋体" w:eastAsia="宋体" w:hAnsi="宋体" w:hint="eastAsia"/>
              </w:rPr>
            </w:pPr>
            <w:r>
              <w:rPr>
                <w:rFonts w:ascii="宋体" w:eastAsia="宋体" w:hAnsi="宋体"/>
              </w:rPr>
              <w:t>i</w:t>
            </w:r>
            <w:r>
              <w:rPr>
                <w:rFonts w:ascii="宋体" w:eastAsia="宋体" w:hAnsi="宋体" w:hint="eastAsia"/>
              </w:rPr>
              <w:t>ndex.</w:t>
            </w:r>
            <w:r>
              <w:rPr>
                <w:rFonts w:ascii="宋体" w:eastAsia="宋体" w:hAnsi="宋体"/>
              </w:rPr>
              <w:t>html</w:t>
            </w:r>
          </w:p>
        </w:tc>
        <w:tc>
          <w:tcPr>
            <w:tcW w:w="4564" w:type="dxa"/>
          </w:tcPr>
          <w:p w14:paraId="7B2DFE84" w14:textId="77777777" w:rsidR="005E3B46" w:rsidRDefault="00000000">
            <w:pPr>
              <w:spacing w:line="360" w:lineRule="auto"/>
              <w:rPr>
                <w:rFonts w:ascii="宋体" w:eastAsia="宋体" w:hAnsi="宋体" w:hint="eastAsia"/>
              </w:rPr>
            </w:pPr>
            <w:r>
              <w:rPr>
                <w:rFonts w:ascii="宋体" w:eastAsia="宋体" w:hAnsi="宋体" w:hint="eastAsia"/>
              </w:rPr>
              <w:t>首页</w:t>
            </w:r>
          </w:p>
        </w:tc>
      </w:tr>
      <w:tr w:rsidR="005E3B46" w14:paraId="78CF155F" w14:textId="77777777">
        <w:tc>
          <w:tcPr>
            <w:tcW w:w="3732" w:type="dxa"/>
          </w:tcPr>
          <w:p w14:paraId="02257CA8" w14:textId="77777777" w:rsidR="005E3B46" w:rsidRDefault="00000000">
            <w:pPr>
              <w:spacing w:line="360" w:lineRule="auto"/>
              <w:rPr>
                <w:rFonts w:ascii="宋体" w:eastAsia="宋体" w:hAnsi="宋体" w:hint="eastAsia"/>
              </w:rPr>
            </w:pPr>
            <w:r>
              <w:rPr>
                <w:rFonts w:ascii="宋体" w:eastAsia="宋体" w:hAnsi="宋体" w:hint="eastAsia"/>
              </w:rPr>
              <w:t>get</w:t>
            </w:r>
            <w:r>
              <w:rPr>
                <w:rFonts w:ascii="宋体" w:eastAsia="宋体" w:hAnsi="宋体"/>
              </w:rPr>
              <w:t>UserInfo.html</w:t>
            </w:r>
          </w:p>
        </w:tc>
        <w:tc>
          <w:tcPr>
            <w:tcW w:w="4564" w:type="dxa"/>
          </w:tcPr>
          <w:p w14:paraId="732BF7D2" w14:textId="77777777" w:rsidR="005E3B46" w:rsidRDefault="00000000">
            <w:pPr>
              <w:spacing w:line="360" w:lineRule="auto"/>
              <w:rPr>
                <w:rFonts w:ascii="宋体" w:eastAsia="宋体" w:hAnsi="宋体" w:hint="eastAsia"/>
              </w:rPr>
            </w:pPr>
            <w:r>
              <w:rPr>
                <w:rFonts w:ascii="宋体" w:eastAsia="宋体" w:hAnsi="宋体" w:hint="eastAsia"/>
              </w:rPr>
              <w:t>查看个人信息页面</w:t>
            </w:r>
          </w:p>
        </w:tc>
      </w:tr>
      <w:tr w:rsidR="005E3B46" w14:paraId="7BEB97DA" w14:textId="77777777">
        <w:tc>
          <w:tcPr>
            <w:tcW w:w="3732" w:type="dxa"/>
          </w:tcPr>
          <w:p w14:paraId="3B73C570" w14:textId="77777777" w:rsidR="005E3B46" w:rsidRDefault="00000000">
            <w:pPr>
              <w:spacing w:line="360" w:lineRule="auto"/>
              <w:rPr>
                <w:rFonts w:ascii="宋体" w:eastAsia="宋体" w:hAnsi="宋体" w:hint="eastAsia"/>
              </w:rPr>
            </w:pPr>
            <w:r>
              <w:rPr>
                <w:rFonts w:ascii="宋体" w:eastAsia="宋体" w:hAnsi="宋体" w:hint="eastAsia"/>
              </w:rPr>
              <w:t>c</w:t>
            </w:r>
            <w:r>
              <w:rPr>
                <w:rFonts w:ascii="宋体" w:eastAsia="宋体" w:hAnsi="宋体"/>
              </w:rPr>
              <w:t>hangeUserInfo.html</w:t>
            </w:r>
          </w:p>
        </w:tc>
        <w:tc>
          <w:tcPr>
            <w:tcW w:w="4564" w:type="dxa"/>
          </w:tcPr>
          <w:p w14:paraId="636A3121" w14:textId="77777777" w:rsidR="005E3B46" w:rsidRDefault="00000000">
            <w:pPr>
              <w:spacing w:line="360" w:lineRule="auto"/>
              <w:rPr>
                <w:rFonts w:ascii="宋体" w:eastAsia="宋体" w:hAnsi="宋体" w:hint="eastAsia"/>
              </w:rPr>
            </w:pPr>
            <w:r>
              <w:rPr>
                <w:rFonts w:ascii="宋体" w:eastAsia="宋体" w:hAnsi="宋体" w:hint="eastAsia"/>
              </w:rPr>
              <w:t>修改个人信息界面</w:t>
            </w:r>
          </w:p>
        </w:tc>
      </w:tr>
      <w:tr w:rsidR="005E3B46" w14:paraId="0D0BA4FB" w14:textId="77777777">
        <w:trPr>
          <w:trHeight w:val="70"/>
        </w:trPr>
        <w:tc>
          <w:tcPr>
            <w:tcW w:w="3732" w:type="dxa"/>
          </w:tcPr>
          <w:p w14:paraId="182D705F" w14:textId="77777777" w:rsidR="005E3B46" w:rsidRDefault="00000000">
            <w:pPr>
              <w:spacing w:line="360" w:lineRule="auto"/>
              <w:rPr>
                <w:rFonts w:ascii="宋体" w:eastAsia="宋体" w:hAnsi="宋体" w:hint="eastAsia"/>
              </w:rPr>
            </w:pPr>
            <w:r>
              <w:rPr>
                <w:rFonts w:ascii="宋体" w:eastAsia="宋体" w:hAnsi="宋体" w:hint="eastAsia"/>
              </w:rPr>
              <w:t>changeP</w:t>
            </w:r>
            <w:r>
              <w:rPr>
                <w:rFonts w:ascii="宋体" w:eastAsia="宋体" w:hAnsi="宋体"/>
              </w:rPr>
              <w:t>assword.html</w:t>
            </w:r>
          </w:p>
        </w:tc>
        <w:tc>
          <w:tcPr>
            <w:tcW w:w="4564" w:type="dxa"/>
          </w:tcPr>
          <w:p w14:paraId="223CAED3" w14:textId="77777777" w:rsidR="005E3B46" w:rsidRDefault="00000000">
            <w:pPr>
              <w:spacing w:line="360" w:lineRule="auto"/>
              <w:rPr>
                <w:rFonts w:ascii="宋体" w:eastAsia="宋体" w:hAnsi="宋体" w:hint="eastAsia"/>
              </w:rPr>
            </w:pPr>
            <w:r>
              <w:rPr>
                <w:rFonts w:ascii="宋体" w:eastAsia="宋体" w:hAnsi="宋体" w:hint="eastAsia"/>
              </w:rPr>
              <w:t>修改密码</w:t>
            </w:r>
          </w:p>
        </w:tc>
      </w:tr>
      <w:tr w:rsidR="005E3B46" w14:paraId="4EB84A4F" w14:textId="77777777">
        <w:trPr>
          <w:trHeight w:val="70"/>
        </w:trPr>
        <w:tc>
          <w:tcPr>
            <w:tcW w:w="3732" w:type="dxa"/>
          </w:tcPr>
          <w:p w14:paraId="12C4D9DF" w14:textId="77777777" w:rsidR="005E3B46" w:rsidRDefault="00000000">
            <w:pPr>
              <w:spacing w:line="360" w:lineRule="auto"/>
              <w:rPr>
                <w:rFonts w:ascii="宋体" w:eastAsia="宋体" w:hAnsi="宋体" w:hint="eastAsia"/>
              </w:rPr>
            </w:pPr>
            <w:r>
              <w:rPr>
                <w:rFonts w:ascii="宋体" w:eastAsia="宋体" w:hAnsi="宋体"/>
              </w:rPr>
              <w:t>c</w:t>
            </w:r>
            <w:r>
              <w:rPr>
                <w:rFonts w:ascii="宋体" w:eastAsia="宋体" w:hAnsi="宋体" w:hint="eastAsia"/>
              </w:rPr>
              <w:t>ancel</w:t>
            </w:r>
            <w:r>
              <w:rPr>
                <w:rFonts w:ascii="宋体" w:eastAsia="宋体" w:hAnsi="宋体"/>
              </w:rPr>
              <w:t>User.html</w:t>
            </w:r>
          </w:p>
        </w:tc>
        <w:tc>
          <w:tcPr>
            <w:tcW w:w="4564" w:type="dxa"/>
          </w:tcPr>
          <w:p w14:paraId="24E70BB1" w14:textId="77777777" w:rsidR="005E3B46" w:rsidRDefault="00000000">
            <w:pPr>
              <w:spacing w:line="360" w:lineRule="auto"/>
              <w:rPr>
                <w:rFonts w:ascii="宋体" w:eastAsia="宋体" w:hAnsi="宋体" w:hint="eastAsia"/>
              </w:rPr>
            </w:pPr>
            <w:r>
              <w:rPr>
                <w:rFonts w:ascii="宋体" w:eastAsia="宋体" w:hAnsi="宋体" w:hint="eastAsia"/>
              </w:rPr>
              <w:t>注销账户页面</w:t>
            </w:r>
          </w:p>
        </w:tc>
      </w:tr>
      <w:tr w:rsidR="005E3B46" w14:paraId="6FE81EEE" w14:textId="77777777">
        <w:trPr>
          <w:trHeight w:val="70"/>
        </w:trPr>
        <w:tc>
          <w:tcPr>
            <w:tcW w:w="3732" w:type="dxa"/>
          </w:tcPr>
          <w:p w14:paraId="0F079DB5" w14:textId="77777777" w:rsidR="005E3B46" w:rsidRDefault="00000000">
            <w:pPr>
              <w:spacing w:line="360" w:lineRule="auto"/>
              <w:rPr>
                <w:rFonts w:ascii="宋体" w:eastAsia="宋体" w:hAnsi="宋体" w:hint="eastAsia"/>
              </w:rPr>
            </w:pPr>
            <w:r>
              <w:rPr>
                <w:rFonts w:ascii="宋体" w:eastAsia="宋体" w:hAnsi="宋体"/>
              </w:rPr>
              <w:t>f</w:t>
            </w:r>
            <w:r>
              <w:rPr>
                <w:rFonts w:ascii="宋体" w:eastAsia="宋体" w:hAnsi="宋体" w:hint="eastAsia"/>
              </w:rPr>
              <w:t>orget</w:t>
            </w:r>
            <w:r>
              <w:rPr>
                <w:rFonts w:ascii="宋体" w:eastAsia="宋体" w:hAnsi="宋体"/>
              </w:rPr>
              <w:t>P</w:t>
            </w:r>
            <w:r>
              <w:rPr>
                <w:rFonts w:ascii="宋体" w:eastAsia="宋体" w:hAnsi="宋体" w:hint="eastAsia"/>
              </w:rPr>
              <w:t>assword.</w:t>
            </w:r>
            <w:r>
              <w:rPr>
                <w:rFonts w:ascii="宋体" w:eastAsia="宋体" w:hAnsi="宋体"/>
              </w:rPr>
              <w:t>html</w:t>
            </w:r>
          </w:p>
        </w:tc>
        <w:tc>
          <w:tcPr>
            <w:tcW w:w="4564" w:type="dxa"/>
          </w:tcPr>
          <w:p w14:paraId="3239D689" w14:textId="77777777" w:rsidR="005E3B46" w:rsidRDefault="00000000">
            <w:pPr>
              <w:spacing w:line="360" w:lineRule="auto"/>
              <w:rPr>
                <w:rFonts w:ascii="宋体" w:eastAsia="宋体" w:hAnsi="宋体" w:hint="eastAsia"/>
              </w:rPr>
            </w:pPr>
            <w:r>
              <w:rPr>
                <w:rFonts w:ascii="宋体" w:eastAsia="宋体" w:hAnsi="宋体"/>
              </w:rPr>
              <w:t>密码找回</w:t>
            </w:r>
            <w:r>
              <w:rPr>
                <w:rFonts w:ascii="宋体" w:eastAsia="宋体" w:hAnsi="宋体" w:hint="eastAsia"/>
              </w:rPr>
              <w:t>页</w:t>
            </w:r>
            <w:r>
              <w:rPr>
                <w:rFonts w:ascii="宋体" w:eastAsia="宋体" w:hAnsi="宋体"/>
              </w:rPr>
              <w:t>面</w:t>
            </w:r>
          </w:p>
        </w:tc>
      </w:tr>
    </w:tbl>
    <w:p w14:paraId="36F79682" w14:textId="77777777" w:rsidR="005E3B46" w:rsidRDefault="00000000">
      <w:pPr>
        <w:spacing w:line="360" w:lineRule="auto"/>
        <w:rPr>
          <w:rFonts w:ascii="宋体" w:eastAsia="宋体" w:hAnsi="宋体" w:hint="eastAsia"/>
        </w:rPr>
      </w:pPr>
      <w:r>
        <w:rPr>
          <w:rFonts w:ascii="宋体" w:eastAsia="宋体" w:hAnsi="宋体"/>
        </w:rPr>
        <w:t>事务层：</w:t>
      </w:r>
      <w:r>
        <w:rPr>
          <w:rFonts w:ascii="宋体" w:eastAsia="宋体" w:hAnsi="宋体" w:hint="eastAsia"/>
        </w:rPr>
        <w:t>Ord</w:t>
      </w:r>
      <w:r>
        <w:rPr>
          <w:rFonts w:ascii="宋体" w:eastAsia="宋体" w:hAnsi="宋体"/>
        </w:rPr>
        <w:t xml:space="preserve">inaryUser.java </w:t>
      </w:r>
      <w:r>
        <w:rPr>
          <w:rFonts w:ascii="宋体" w:eastAsia="宋体" w:hAnsi="宋体" w:hint="eastAsia"/>
        </w:rPr>
        <w:t>普通用户类</w:t>
      </w:r>
    </w:p>
    <w:p w14:paraId="5355D16B" w14:textId="77777777" w:rsidR="005E3B46" w:rsidRDefault="00000000">
      <w:pPr>
        <w:spacing w:line="360" w:lineRule="auto"/>
        <w:rPr>
          <w:rFonts w:ascii="宋体" w:eastAsia="宋体" w:hAnsi="宋体" w:hint="eastAsia"/>
        </w:rPr>
      </w:pPr>
      <w:r>
        <w:rPr>
          <w:rFonts w:ascii="宋体" w:eastAsia="宋体" w:hAnsi="宋体"/>
        </w:rPr>
        <w:t>数据层：</w:t>
      </w:r>
      <w:r>
        <w:rPr>
          <w:rFonts w:ascii="宋体" w:eastAsia="宋体" w:hAnsi="宋体" w:hint="eastAsia"/>
        </w:rPr>
        <w:t>Ord</w:t>
      </w:r>
      <w:r>
        <w:rPr>
          <w:rFonts w:ascii="宋体" w:eastAsia="宋体" w:hAnsi="宋体"/>
        </w:rPr>
        <w:t xml:space="preserve">inaryUser.dat </w:t>
      </w:r>
      <w:r>
        <w:rPr>
          <w:rFonts w:ascii="宋体" w:eastAsia="宋体" w:hAnsi="宋体" w:hint="eastAsia"/>
        </w:rPr>
        <w:t>普通用</w:t>
      </w:r>
      <w:r>
        <w:rPr>
          <w:rFonts w:ascii="宋体" w:eastAsia="宋体" w:hAnsi="宋体"/>
        </w:rPr>
        <w:t>户信息表</w:t>
      </w:r>
    </w:p>
    <w:p w14:paraId="1E4FC7B2" w14:textId="77777777" w:rsidR="005E3B46" w:rsidRDefault="005E3B46">
      <w:pPr>
        <w:spacing w:line="360" w:lineRule="auto"/>
        <w:rPr>
          <w:rFonts w:ascii="宋体" w:eastAsia="宋体" w:hAnsi="宋体" w:hint="eastAsia"/>
        </w:rPr>
      </w:pPr>
    </w:p>
    <w:p w14:paraId="75ACB8A0" w14:textId="77777777" w:rsidR="005E3B46" w:rsidRDefault="00000000">
      <w:pPr>
        <w:pStyle w:val="4"/>
        <w:rPr>
          <w:rFonts w:ascii="宋体" w:hAnsi="宋体" w:hint="eastAsia"/>
          <w:szCs w:val="21"/>
        </w:rPr>
      </w:pPr>
      <w:r>
        <w:rPr>
          <w:rFonts w:ascii="宋体" w:hAnsi="宋体"/>
          <w:szCs w:val="21"/>
        </w:rPr>
        <w:t>4.3对</w:t>
      </w:r>
      <w:r>
        <w:rPr>
          <w:rFonts w:ascii="宋体" w:hAnsi="宋体" w:hint="eastAsia"/>
          <w:szCs w:val="21"/>
        </w:rPr>
        <w:t>CatInformation</w:t>
      </w:r>
      <w:r>
        <w:rPr>
          <w:rFonts w:ascii="宋体" w:hAnsi="宋体"/>
          <w:szCs w:val="21"/>
        </w:rPr>
        <w:t>类的三层划分</w:t>
      </w:r>
    </w:p>
    <w:p w14:paraId="7E33BE78" w14:textId="77777777" w:rsidR="005E3B46" w:rsidRDefault="00000000">
      <w:pPr>
        <w:spacing w:line="360" w:lineRule="auto"/>
        <w:rPr>
          <w:rFonts w:ascii="宋体" w:eastAsia="宋体" w:hAnsi="宋体" w:hint="eastAsia"/>
        </w:rPr>
      </w:pPr>
      <w:r>
        <w:rPr>
          <w:rFonts w:ascii="宋体" w:eastAsia="宋体" w:hAnsi="宋体"/>
        </w:rPr>
        <w:t>界面层：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9"/>
        <w:gridCol w:w="4117"/>
      </w:tblGrid>
      <w:tr w:rsidR="005E3B46" w14:paraId="074EA52A" w14:textId="77777777">
        <w:tc>
          <w:tcPr>
            <w:tcW w:w="4179" w:type="dxa"/>
          </w:tcPr>
          <w:p w14:paraId="221EF49C" w14:textId="77777777" w:rsidR="005E3B46" w:rsidRDefault="00000000">
            <w:pPr>
              <w:spacing w:line="360" w:lineRule="auto"/>
              <w:jc w:val="center"/>
              <w:rPr>
                <w:rFonts w:ascii="宋体" w:eastAsia="宋体" w:hAnsi="宋体" w:hint="eastAsia"/>
              </w:rPr>
            </w:pPr>
            <w:r>
              <w:rPr>
                <w:rFonts w:ascii="宋体" w:eastAsia="宋体" w:hAnsi="宋体"/>
              </w:rPr>
              <w:t>名称</w:t>
            </w:r>
          </w:p>
        </w:tc>
        <w:tc>
          <w:tcPr>
            <w:tcW w:w="4117" w:type="dxa"/>
          </w:tcPr>
          <w:p w14:paraId="189AD79F" w14:textId="77777777" w:rsidR="005E3B46" w:rsidRDefault="00000000">
            <w:pPr>
              <w:spacing w:line="360" w:lineRule="auto"/>
              <w:jc w:val="center"/>
              <w:rPr>
                <w:rFonts w:ascii="宋体" w:eastAsia="宋体" w:hAnsi="宋体" w:hint="eastAsia"/>
              </w:rPr>
            </w:pPr>
            <w:r>
              <w:rPr>
                <w:rFonts w:ascii="宋体" w:eastAsia="宋体" w:hAnsi="宋体"/>
              </w:rPr>
              <w:t>描述</w:t>
            </w:r>
          </w:p>
        </w:tc>
      </w:tr>
      <w:tr w:rsidR="005E3B46" w14:paraId="7E5D46B2" w14:textId="77777777">
        <w:tc>
          <w:tcPr>
            <w:tcW w:w="4179" w:type="dxa"/>
          </w:tcPr>
          <w:p w14:paraId="6F22EAC9" w14:textId="77777777" w:rsidR="005E3B46" w:rsidRDefault="00000000">
            <w:pPr>
              <w:spacing w:line="360" w:lineRule="auto"/>
              <w:rPr>
                <w:rFonts w:ascii="宋体" w:eastAsia="宋体" w:hAnsi="宋体" w:hint="eastAsia"/>
              </w:rPr>
            </w:pPr>
            <w:r>
              <w:rPr>
                <w:rFonts w:ascii="宋体" w:eastAsia="宋体" w:hAnsi="宋体" w:hint="eastAsia"/>
              </w:rPr>
              <w:t>catInformation</w:t>
            </w:r>
            <w:r>
              <w:rPr>
                <w:rFonts w:ascii="宋体" w:eastAsia="宋体" w:hAnsi="宋体"/>
              </w:rPr>
              <w:t>.html</w:t>
            </w:r>
          </w:p>
        </w:tc>
        <w:tc>
          <w:tcPr>
            <w:tcW w:w="4117" w:type="dxa"/>
          </w:tcPr>
          <w:p w14:paraId="29961982" w14:textId="77777777" w:rsidR="005E3B46" w:rsidRDefault="00000000">
            <w:pPr>
              <w:spacing w:line="360" w:lineRule="auto"/>
              <w:rPr>
                <w:rFonts w:ascii="宋体" w:eastAsia="宋体" w:hAnsi="宋体" w:hint="eastAsia"/>
              </w:rPr>
            </w:pPr>
            <w:r>
              <w:rPr>
                <w:rFonts w:ascii="宋体" w:eastAsia="宋体" w:hAnsi="宋体" w:hint="eastAsia"/>
              </w:rPr>
              <w:t>猫咪信息功能页面</w:t>
            </w:r>
          </w:p>
        </w:tc>
      </w:tr>
      <w:tr w:rsidR="005E3B46" w14:paraId="6C3275F7" w14:textId="77777777">
        <w:tc>
          <w:tcPr>
            <w:tcW w:w="4179" w:type="dxa"/>
          </w:tcPr>
          <w:p w14:paraId="5B6E1CE3" w14:textId="77777777" w:rsidR="005E3B46" w:rsidRDefault="00000000">
            <w:pPr>
              <w:spacing w:line="360" w:lineRule="auto"/>
              <w:rPr>
                <w:rFonts w:ascii="宋体" w:eastAsia="宋体" w:hAnsi="宋体" w:hint="eastAsia"/>
              </w:rPr>
            </w:pPr>
            <w:r>
              <w:rPr>
                <w:rFonts w:ascii="宋体" w:eastAsia="宋体" w:hAnsi="宋体" w:hint="eastAsia"/>
              </w:rPr>
              <w:t>updateCatInformation</w:t>
            </w:r>
            <w:r>
              <w:rPr>
                <w:rFonts w:ascii="宋体" w:eastAsia="宋体" w:hAnsi="宋体"/>
              </w:rPr>
              <w:t>.html</w:t>
            </w:r>
          </w:p>
        </w:tc>
        <w:tc>
          <w:tcPr>
            <w:tcW w:w="4117" w:type="dxa"/>
          </w:tcPr>
          <w:p w14:paraId="2A5724FB" w14:textId="77777777" w:rsidR="005E3B46" w:rsidRDefault="00000000">
            <w:pPr>
              <w:spacing w:line="360" w:lineRule="auto"/>
              <w:rPr>
                <w:rFonts w:ascii="宋体" w:eastAsia="宋体" w:hAnsi="宋体" w:hint="eastAsia"/>
              </w:rPr>
            </w:pPr>
            <w:r>
              <w:rPr>
                <w:rFonts w:ascii="宋体" w:eastAsia="宋体" w:hAnsi="宋体" w:hint="eastAsia"/>
              </w:rPr>
              <w:t>更新猫咪信息页面</w:t>
            </w:r>
          </w:p>
        </w:tc>
      </w:tr>
      <w:tr w:rsidR="005E3B46" w14:paraId="2EF7799D" w14:textId="77777777">
        <w:tc>
          <w:tcPr>
            <w:tcW w:w="4179" w:type="dxa"/>
          </w:tcPr>
          <w:p w14:paraId="66E47B31" w14:textId="77777777" w:rsidR="005E3B46" w:rsidRDefault="00000000">
            <w:pPr>
              <w:spacing w:line="360" w:lineRule="auto"/>
              <w:rPr>
                <w:rFonts w:ascii="宋体" w:eastAsia="宋体" w:hAnsi="宋体" w:hint="eastAsia"/>
              </w:rPr>
            </w:pPr>
            <w:r>
              <w:rPr>
                <w:rFonts w:ascii="宋体" w:eastAsia="宋体" w:hAnsi="宋体" w:hint="eastAsia"/>
              </w:rPr>
              <w:t>addCatInformation</w:t>
            </w:r>
            <w:r>
              <w:rPr>
                <w:rFonts w:ascii="宋体" w:eastAsia="宋体" w:hAnsi="宋体"/>
              </w:rPr>
              <w:t>.html</w:t>
            </w:r>
          </w:p>
        </w:tc>
        <w:tc>
          <w:tcPr>
            <w:tcW w:w="4117" w:type="dxa"/>
          </w:tcPr>
          <w:p w14:paraId="6656E762" w14:textId="77777777" w:rsidR="005E3B46" w:rsidRDefault="00000000">
            <w:pPr>
              <w:spacing w:line="360" w:lineRule="auto"/>
              <w:rPr>
                <w:rFonts w:ascii="宋体" w:eastAsia="宋体" w:hAnsi="宋体" w:hint="eastAsia"/>
              </w:rPr>
            </w:pPr>
            <w:r>
              <w:rPr>
                <w:rFonts w:ascii="宋体" w:eastAsia="宋体" w:hAnsi="宋体" w:hint="eastAsia"/>
              </w:rPr>
              <w:t>增加猫咪页面</w:t>
            </w:r>
          </w:p>
        </w:tc>
      </w:tr>
      <w:tr w:rsidR="005E3B46" w14:paraId="3CAF67CC" w14:textId="77777777">
        <w:tc>
          <w:tcPr>
            <w:tcW w:w="4179" w:type="dxa"/>
          </w:tcPr>
          <w:p w14:paraId="67013BCC" w14:textId="77777777" w:rsidR="005E3B46" w:rsidRDefault="00000000">
            <w:pPr>
              <w:spacing w:line="360" w:lineRule="auto"/>
              <w:rPr>
                <w:rFonts w:ascii="宋体" w:eastAsia="宋体" w:hAnsi="宋体" w:hint="eastAsia"/>
              </w:rPr>
            </w:pPr>
            <w:r>
              <w:rPr>
                <w:rFonts w:ascii="宋体" w:eastAsia="宋体" w:hAnsi="宋体" w:hint="eastAsia"/>
              </w:rPr>
              <w:t>deleteCatInformation</w:t>
            </w:r>
            <w:r>
              <w:rPr>
                <w:rFonts w:ascii="宋体" w:eastAsia="宋体" w:hAnsi="宋体"/>
              </w:rPr>
              <w:t>.html</w:t>
            </w:r>
          </w:p>
        </w:tc>
        <w:tc>
          <w:tcPr>
            <w:tcW w:w="4117" w:type="dxa"/>
          </w:tcPr>
          <w:p w14:paraId="355FF10E" w14:textId="77777777" w:rsidR="005E3B46" w:rsidRDefault="00000000">
            <w:pPr>
              <w:spacing w:line="360" w:lineRule="auto"/>
              <w:rPr>
                <w:rFonts w:ascii="宋体" w:eastAsia="宋体" w:hAnsi="宋体" w:hint="eastAsia"/>
              </w:rPr>
            </w:pPr>
            <w:r>
              <w:rPr>
                <w:rFonts w:ascii="宋体" w:eastAsia="宋体" w:hAnsi="宋体" w:hint="eastAsia"/>
              </w:rPr>
              <w:t>删除猫咪信息界面</w:t>
            </w:r>
          </w:p>
        </w:tc>
      </w:tr>
      <w:tr w:rsidR="005E3B46" w14:paraId="07E601F1" w14:textId="77777777">
        <w:tc>
          <w:tcPr>
            <w:tcW w:w="4179" w:type="dxa"/>
          </w:tcPr>
          <w:p w14:paraId="302DE26A" w14:textId="77777777" w:rsidR="005E3B46" w:rsidRDefault="00000000">
            <w:pPr>
              <w:spacing w:line="360" w:lineRule="auto"/>
              <w:rPr>
                <w:rFonts w:ascii="宋体" w:eastAsia="宋体" w:hAnsi="宋体" w:hint="eastAsia"/>
              </w:rPr>
            </w:pPr>
            <w:r>
              <w:rPr>
                <w:rFonts w:ascii="宋体" w:eastAsia="宋体" w:hAnsi="宋体" w:hint="eastAsia"/>
              </w:rPr>
              <w:t>Search</w:t>
            </w:r>
            <w:r>
              <w:rPr>
                <w:rFonts w:ascii="宋体" w:hAnsi="宋体" w:hint="eastAsia"/>
                <w:szCs w:val="21"/>
              </w:rPr>
              <w:t>CatInformation.html</w:t>
            </w:r>
          </w:p>
        </w:tc>
        <w:tc>
          <w:tcPr>
            <w:tcW w:w="4117" w:type="dxa"/>
          </w:tcPr>
          <w:p w14:paraId="6B53C629" w14:textId="77777777" w:rsidR="005E3B46" w:rsidRDefault="00000000">
            <w:pPr>
              <w:spacing w:line="360" w:lineRule="auto"/>
              <w:rPr>
                <w:rFonts w:ascii="宋体" w:eastAsia="宋体" w:hAnsi="宋体" w:hint="eastAsia"/>
              </w:rPr>
            </w:pPr>
            <w:r>
              <w:rPr>
                <w:rFonts w:ascii="宋体" w:eastAsia="宋体" w:hAnsi="宋体" w:hint="eastAsia"/>
              </w:rPr>
              <w:t>查询猫咪信息页面</w:t>
            </w:r>
          </w:p>
        </w:tc>
      </w:tr>
      <w:tr w:rsidR="005E3B46" w14:paraId="0F7B3871" w14:textId="77777777">
        <w:tc>
          <w:tcPr>
            <w:tcW w:w="4179" w:type="dxa"/>
          </w:tcPr>
          <w:p w14:paraId="1DE53586" w14:textId="77777777" w:rsidR="005E3B46" w:rsidRDefault="00000000">
            <w:pPr>
              <w:spacing w:line="360" w:lineRule="auto"/>
              <w:rPr>
                <w:rFonts w:ascii="宋体" w:eastAsia="宋体" w:hAnsi="宋体" w:hint="eastAsia"/>
              </w:rPr>
            </w:pPr>
            <w:r>
              <w:rPr>
                <w:rFonts w:ascii="宋体" w:eastAsia="宋体" w:hAnsi="宋体" w:hint="eastAsia"/>
              </w:rPr>
              <w:t>Display</w:t>
            </w:r>
            <w:r>
              <w:rPr>
                <w:rFonts w:ascii="宋体" w:hAnsi="宋体" w:hint="eastAsia"/>
                <w:szCs w:val="21"/>
              </w:rPr>
              <w:t>CatInformation.html</w:t>
            </w:r>
          </w:p>
        </w:tc>
        <w:tc>
          <w:tcPr>
            <w:tcW w:w="4117" w:type="dxa"/>
          </w:tcPr>
          <w:p w14:paraId="7D430747" w14:textId="77777777" w:rsidR="005E3B46" w:rsidRDefault="00000000">
            <w:pPr>
              <w:spacing w:line="360" w:lineRule="auto"/>
              <w:rPr>
                <w:rFonts w:ascii="宋体" w:eastAsia="宋体" w:hAnsi="宋体" w:hint="eastAsia"/>
              </w:rPr>
            </w:pPr>
            <w:r>
              <w:rPr>
                <w:rFonts w:ascii="宋体" w:eastAsia="宋体" w:hAnsi="宋体" w:hint="eastAsia"/>
              </w:rPr>
              <w:t>猫咪详情页面</w:t>
            </w:r>
          </w:p>
        </w:tc>
      </w:tr>
      <w:tr w:rsidR="005E3B46" w14:paraId="1E4F4206" w14:textId="77777777">
        <w:tc>
          <w:tcPr>
            <w:tcW w:w="4179" w:type="dxa"/>
          </w:tcPr>
          <w:p w14:paraId="0530EE18" w14:textId="77777777" w:rsidR="005E3B46" w:rsidRDefault="00000000">
            <w:pPr>
              <w:spacing w:line="360" w:lineRule="auto"/>
              <w:rPr>
                <w:rFonts w:ascii="宋体" w:eastAsia="宋体" w:hAnsi="宋体" w:hint="eastAsia"/>
              </w:rPr>
            </w:pPr>
            <w:r>
              <w:rPr>
                <w:rFonts w:ascii="宋体" w:eastAsia="宋体" w:hAnsi="宋体" w:hint="eastAsia"/>
              </w:rPr>
              <w:t>Managecat.html</w:t>
            </w:r>
          </w:p>
        </w:tc>
        <w:tc>
          <w:tcPr>
            <w:tcW w:w="4117" w:type="dxa"/>
          </w:tcPr>
          <w:p w14:paraId="412AB42F" w14:textId="77777777" w:rsidR="005E3B46" w:rsidRDefault="00000000">
            <w:pPr>
              <w:spacing w:line="360" w:lineRule="auto"/>
              <w:rPr>
                <w:rFonts w:ascii="宋体" w:eastAsia="宋体" w:hAnsi="宋体" w:hint="eastAsia"/>
              </w:rPr>
            </w:pPr>
            <w:r>
              <w:rPr>
                <w:rFonts w:ascii="宋体" w:eastAsia="宋体" w:hAnsi="宋体" w:hint="eastAsia"/>
              </w:rPr>
              <w:t>管理猫咪信息页面</w:t>
            </w:r>
          </w:p>
        </w:tc>
      </w:tr>
    </w:tbl>
    <w:p w14:paraId="61A49693" w14:textId="77777777" w:rsidR="005E3B46" w:rsidRDefault="00000000">
      <w:pPr>
        <w:spacing w:line="360" w:lineRule="auto"/>
        <w:rPr>
          <w:rFonts w:ascii="宋体" w:eastAsia="宋体" w:hAnsi="宋体" w:hint="eastAsia"/>
        </w:rPr>
      </w:pPr>
      <w:r>
        <w:rPr>
          <w:rFonts w:ascii="宋体" w:eastAsia="宋体" w:hAnsi="宋体"/>
        </w:rPr>
        <w:t>事务层：</w:t>
      </w:r>
      <w:r>
        <w:rPr>
          <w:rFonts w:ascii="宋体" w:hAnsi="宋体" w:hint="eastAsia"/>
          <w:szCs w:val="21"/>
        </w:rPr>
        <w:t>CatInformation</w:t>
      </w:r>
      <w:r>
        <w:rPr>
          <w:rFonts w:ascii="宋体" w:eastAsia="宋体" w:hAnsi="宋体"/>
        </w:rPr>
        <w:t xml:space="preserve">.java </w:t>
      </w:r>
      <w:r>
        <w:rPr>
          <w:rFonts w:ascii="宋体" w:eastAsia="宋体" w:hAnsi="宋体" w:hint="eastAsia"/>
        </w:rPr>
        <w:t>猫咪信息类</w:t>
      </w:r>
    </w:p>
    <w:p w14:paraId="023180AA" w14:textId="77777777" w:rsidR="005E3B46" w:rsidRDefault="00000000">
      <w:pPr>
        <w:spacing w:line="360" w:lineRule="auto"/>
        <w:rPr>
          <w:rFonts w:ascii="宋体" w:eastAsia="宋体" w:hAnsi="宋体" w:hint="eastAsia"/>
        </w:rPr>
      </w:pPr>
      <w:r>
        <w:rPr>
          <w:rFonts w:ascii="宋体" w:eastAsia="宋体" w:hAnsi="宋体"/>
        </w:rPr>
        <w:t>数据层：</w:t>
      </w:r>
      <w:r>
        <w:rPr>
          <w:rFonts w:ascii="宋体" w:hAnsi="宋体" w:hint="eastAsia"/>
          <w:szCs w:val="21"/>
        </w:rPr>
        <w:t>CatInformation</w:t>
      </w:r>
      <w:r>
        <w:rPr>
          <w:rFonts w:ascii="宋体" w:eastAsia="宋体" w:hAnsi="宋体"/>
        </w:rPr>
        <w:t xml:space="preserve">.dat </w:t>
      </w:r>
      <w:r>
        <w:rPr>
          <w:rFonts w:ascii="宋体" w:eastAsia="宋体" w:hAnsi="宋体" w:hint="eastAsia"/>
        </w:rPr>
        <w:t>信息表</w:t>
      </w:r>
    </w:p>
    <w:p w14:paraId="4021A584" w14:textId="77777777" w:rsidR="005E3B46" w:rsidRDefault="005E3B46">
      <w:pPr>
        <w:tabs>
          <w:tab w:val="left" w:pos="896"/>
        </w:tabs>
        <w:rPr>
          <w:rFonts w:ascii="宋体" w:eastAsia="宋体" w:hAnsi="宋体" w:hint="eastAsia"/>
        </w:rPr>
      </w:pPr>
    </w:p>
    <w:p w14:paraId="65D795CA" w14:textId="77777777" w:rsidR="005E3B46" w:rsidRDefault="00000000">
      <w:pPr>
        <w:pStyle w:val="4"/>
        <w:rPr>
          <w:rFonts w:ascii="宋体" w:hAnsi="宋体" w:hint="eastAsia"/>
          <w:szCs w:val="21"/>
        </w:rPr>
      </w:pPr>
      <w:r>
        <w:rPr>
          <w:rFonts w:ascii="宋体" w:hAnsi="宋体"/>
          <w:szCs w:val="21"/>
        </w:rPr>
        <w:t>4.4对</w:t>
      </w:r>
      <w:r>
        <w:rPr>
          <w:rFonts w:ascii="宋体" w:hAnsi="宋体" w:hint="eastAsia"/>
          <w:szCs w:val="21"/>
        </w:rPr>
        <w:t>Product</w:t>
      </w:r>
      <w:r>
        <w:rPr>
          <w:rFonts w:ascii="宋体" w:hAnsi="宋体"/>
          <w:szCs w:val="21"/>
        </w:rPr>
        <w:t>类的三层划分</w:t>
      </w:r>
    </w:p>
    <w:p w14:paraId="1A9A5940" w14:textId="77777777" w:rsidR="005E3B46" w:rsidRDefault="00000000">
      <w:pPr>
        <w:spacing w:line="360" w:lineRule="auto"/>
        <w:rPr>
          <w:rFonts w:ascii="宋体" w:eastAsia="宋体" w:hAnsi="宋体" w:hint="eastAsia"/>
        </w:rPr>
      </w:pPr>
      <w:r>
        <w:rPr>
          <w:rFonts w:ascii="宋体" w:eastAsia="宋体" w:hAnsi="宋体"/>
        </w:rPr>
        <w:t>界面层：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8"/>
        <w:gridCol w:w="3958"/>
      </w:tblGrid>
      <w:tr w:rsidR="005E3B46" w14:paraId="45E8A870" w14:textId="77777777">
        <w:tc>
          <w:tcPr>
            <w:tcW w:w="4338" w:type="dxa"/>
          </w:tcPr>
          <w:p w14:paraId="2E5EB12F" w14:textId="77777777" w:rsidR="005E3B46" w:rsidRDefault="00000000">
            <w:pPr>
              <w:spacing w:line="360" w:lineRule="auto"/>
              <w:jc w:val="center"/>
              <w:rPr>
                <w:rFonts w:ascii="宋体" w:eastAsia="宋体" w:hAnsi="宋体" w:hint="eastAsia"/>
              </w:rPr>
            </w:pPr>
            <w:r>
              <w:rPr>
                <w:rFonts w:ascii="宋体" w:eastAsia="宋体" w:hAnsi="宋体"/>
              </w:rPr>
              <w:lastRenderedPageBreak/>
              <w:t>名称</w:t>
            </w:r>
          </w:p>
        </w:tc>
        <w:tc>
          <w:tcPr>
            <w:tcW w:w="3958" w:type="dxa"/>
          </w:tcPr>
          <w:p w14:paraId="01C0361D" w14:textId="77777777" w:rsidR="005E3B46" w:rsidRDefault="00000000">
            <w:pPr>
              <w:spacing w:line="360" w:lineRule="auto"/>
              <w:jc w:val="center"/>
              <w:rPr>
                <w:rFonts w:ascii="宋体" w:eastAsia="宋体" w:hAnsi="宋体" w:hint="eastAsia"/>
              </w:rPr>
            </w:pPr>
            <w:r>
              <w:rPr>
                <w:rFonts w:ascii="宋体" w:eastAsia="宋体" w:hAnsi="宋体"/>
              </w:rPr>
              <w:t>描述</w:t>
            </w:r>
          </w:p>
        </w:tc>
      </w:tr>
      <w:tr w:rsidR="005E3B46" w14:paraId="7B33C9B2" w14:textId="77777777">
        <w:tc>
          <w:tcPr>
            <w:tcW w:w="4338" w:type="dxa"/>
          </w:tcPr>
          <w:p w14:paraId="0992A97C" w14:textId="77777777" w:rsidR="005E3B46" w:rsidRDefault="00000000">
            <w:pPr>
              <w:spacing w:line="360" w:lineRule="auto"/>
              <w:rPr>
                <w:rFonts w:ascii="宋体" w:eastAsia="宋体" w:hAnsi="宋体" w:hint="eastAsia"/>
              </w:rPr>
            </w:pPr>
            <w:r>
              <w:rPr>
                <w:rFonts w:ascii="宋体" w:hAnsi="宋体" w:hint="eastAsia"/>
                <w:szCs w:val="21"/>
              </w:rPr>
              <w:t>Product</w:t>
            </w:r>
            <w:r>
              <w:rPr>
                <w:rFonts w:ascii="宋体" w:eastAsia="宋体" w:hAnsi="宋体"/>
              </w:rPr>
              <w:t>.html</w:t>
            </w:r>
          </w:p>
        </w:tc>
        <w:tc>
          <w:tcPr>
            <w:tcW w:w="3958" w:type="dxa"/>
          </w:tcPr>
          <w:p w14:paraId="5A7CA787" w14:textId="77777777" w:rsidR="005E3B46" w:rsidRDefault="00000000">
            <w:pPr>
              <w:spacing w:line="360" w:lineRule="auto"/>
              <w:rPr>
                <w:rFonts w:ascii="宋体" w:eastAsia="宋体" w:hAnsi="宋体" w:hint="eastAsia"/>
              </w:rPr>
            </w:pPr>
            <w:r>
              <w:rPr>
                <w:rFonts w:ascii="宋体" w:eastAsia="宋体" w:hAnsi="宋体" w:hint="eastAsia"/>
              </w:rPr>
              <w:t>商品管理页面</w:t>
            </w:r>
          </w:p>
        </w:tc>
      </w:tr>
      <w:tr w:rsidR="005E3B46" w14:paraId="1B6E7573" w14:textId="77777777">
        <w:tc>
          <w:tcPr>
            <w:tcW w:w="4338" w:type="dxa"/>
          </w:tcPr>
          <w:p w14:paraId="0CCDA1D6" w14:textId="77777777" w:rsidR="005E3B46" w:rsidRDefault="00000000">
            <w:pPr>
              <w:spacing w:line="360" w:lineRule="auto"/>
              <w:rPr>
                <w:rFonts w:ascii="宋体" w:eastAsia="宋体" w:hAnsi="宋体" w:hint="eastAsia"/>
              </w:rPr>
            </w:pPr>
            <w:r>
              <w:rPr>
                <w:rFonts w:ascii="宋体" w:eastAsia="宋体" w:hAnsi="宋体" w:hint="eastAsia"/>
              </w:rPr>
              <w:t>update</w:t>
            </w:r>
            <w:r>
              <w:rPr>
                <w:rFonts w:ascii="宋体" w:hAnsi="宋体" w:hint="eastAsia"/>
                <w:szCs w:val="21"/>
              </w:rPr>
              <w:t>Product</w:t>
            </w:r>
            <w:r>
              <w:rPr>
                <w:rFonts w:ascii="宋体" w:eastAsia="宋体" w:hAnsi="宋体"/>
              </w:rPr>
              <w:t>.html</w:t>
            </w:r>
          </w:p>
        </w:tc>
        <w:tc>
          <w:tcPr>
            <w:tcW w:w="3958" w:type="dxa"/>
          </w:tcPr>
          <w:p w14:paraId="47C63F12" w14:textId="77777777" w:rsidR="005E3B46" w:rsidRDefault="00000000">
            <w:pPr>
              <w:spacing w:line="360" w:lineRule="auto"/>
              <w:rPr>
                <w:rFonts w:ascii="宋体" w:eastAsia="宋体" w:hAnsi="宋体" w:hint="eastAsia"/>
              </w:rPr>
            </w:pPr>
            <w:r>
              <w:rPr>
                <w:rFonts w:ascii="宋体" w:eastAsia="宋体" w:hAnsi="宋体" w:hint="eastAsia"/>
              </w:rPr>
              <w:t>更新商品信息页面</w:t>
            </w:r>
          </w:p>
        </w:tc>
      </w:tr>
      <w:tr w:rsidR="005E3B46" w14:paraId="0A719112" w14:textId="77777777">
        <w:tc>
          <w:tcPr>
            <w:tcW w:w="4338" w:type="dxa"/>
          </w:tcPr>
          <w:p w14:paraId="779C836F" w14:textId="77777777" w:rsidR="005E3B46" w:rsidRDefault="00000000">
            <w:pPr>
              <w:spacing w:line="360" w:lineRule="auto"/>
              <w:rPr>
                <w:rFonts w:ascii="宋体" w:eastAsia="宋体" w:hAnsi="宋体" w:hint="eastAsia"/>
              </w:rPr>
            </w:pPr>
            <w:r>
              <w:rPr>
                <w:rFonts w:ascii="宋体" w:eastAsia="宋体" w:hAnsi="宋体" w:hint="eastAsia"/>
              </w:rPr>
              <w:t>add</w:t>
            </w:r>
            <w:r>
              <w:rPr>
                <w:rFonts w:ascii="宋体" w:hAnsi="宋体" w:hint="eastAsia"/>
                <w:szCs w:val="21"/>
              </w:rPr>
              <w:t>Product</w:t>
            </w:r>
            <w:r>
              <w:rPr>
                <w:rFonts w:ascii="宋体" w:eastAsia="宋体" w:hAnsi="宋体"/>
              </w:rPr>
              <w:t>.html</w:t>
            </w:r>
          </w:p>
        </w:tc>
        <w:tc>
          <w:tcPr>
            <w:tcW w:w="3958" w:type="dxa"/>
          </w:tcPr>
          <w:p w14:paraId="4A6B1E2D" w14:textId="77777777" w:rsidR="005E3B46" w:rsidRDefault="00000000">
            <w:pPr>
              <w:spacing w:line="360" w:lineRule="auto"/>
              <w:rPr>
                <w:rFonts w:ascii="宋体" w:eastAsia="宋体" w:hAnsi="宋体" w:hint="eastAsia"/>
              </w:rPr>
            </w:pPr>
            <w:r>
              <w:rPr>
                <w:rFonts w:ascii="宋体" w:eastAsia="宋体" w:hAnsi="宋体" w:hint="eastAsia"/>
              </w:rPr>
              <w:t>上架商品页面</w:t>
            </w:r>
          </w:p>
        </w:tc>
      </w:tr>
      <w:tr w:rsidR="005E3B46" w14:paraId="35A925A3" w14:textId="77777777">
        <w:tc>
          <w:tcPr>
            <w:tcW w:w="4338" w:type="dxa"/>
          </w:tcPr>
          <w:p w14:paraId="41D72885" w14:textId="77777777" w:rsidR="005E3B46" w:rsidRDefault="00000000">
            <w:pPr>
              <w:spacing w:line="360" w:lineRule="auto"/>
              <w:rPr>
                <w:rFonts w:ascii="宋体" w:eastAsia="宋体" w:hAnsi="宋体" w:hint="eastAsia"/>
              </w:rPr>
            </w:pPr>
            <w:r>
              <w:rPr>
                <w:rFonts w:ascii="宋体" w:eastAsia="宋体" w:hAnsi="宋体" w:hint="eastAsia"/>
              </w:rPr>
              <w:t>delete</w:t>
            </w:r>
            <w:r>
              <w:rPr>
                <w:rFonts w:ascii="宋体" w:hAnsi="宋体" w:hint="eastAsia"/>
                <w:szCs w:val="21"/>
              </w:rPr>
              <w:t>Product</w:t>
            </w:r>
            <w:r>
              <w:rPr>
                <w:rFonts w:ascii="宋体" w:eastAsia="宋体" w:hAnsi="宋体"/>
              </w:rPr>
              <w:t>.html</w:t>
            </w:r>
          </w:p>
        </w:tc>
        <w:tc>
          <w:tcPr>
            <w:tcW w:w="3958" w:type="dxa"/>
          </w:tcPr>
          <w:p w14:paraId="763A4D01" w14:textId="77777777" w:rsidR="005E3B46" w:rsidRDefault="00000000">
            <w:pPr>
              <w:spacing w:line="360" w:lineRule="auto"/>
              <w:rPr>
                <w:rFonts w:ascii="宋体" w:eastAsia="宋体" w:hAnsi="宋体" w:hint="eastAsia"/>
              </w:rPr>
            </w:pPr>
            <w:r>
              <w:rPr>
                <w:rFonts w:ascii="宋体" w:eastAsia="宋体" w:hAnsi="宋体" w:hint="eastAsia"/>
              </w:rPr>
              <w:t>删除商品页面</w:t>
            </w:r>
          </w:p>
        </w:tc>
      </w:tr>
      <w:tr w:rsidR="005E3B46" w14:paraId="5ECC81DB" w14:textId="77777777">
        <w:tc>
          <w:tcPr>
            <w:tcW w:w="4338" w:type="dxa"/>
          </w:tcPr>
          <w:p w14:paraId="3515A4E0" w14:textId="77777777" w:rsidR="005E3B46" w:rsidRDefault="00000000">
            <w:pPr>
              <w:spacing w:line="360" w:lineRule="auto"/>
              <w:rPr>
                <w:rFonts w:ascii="宋体" w:eastAsia="宋体" w:hAnsi="宋体" w:hint="eastAsia"/>
              </w:rPr>
            </w:pPr>
            <w:r>
              <w:rPr>
                <w:rFonts w:ascii="宋体" w:eastAsia="宋体" w:hAnsi="宋体" w:hint="eastAsia"/>
              </w:rPr>
              <w:t>Search</w:t>
            </w:r>
            <w:r>
              <w:rPr>
                <w:rFonts w:ascii="宋体" w:hAnsi="宋体" w:hint="eastAsia"/>
                <w:szCs w:val="21"/>
              </w:rPr>
              <w:t>Product</w:t>
            </w:r>
            <w:r>
              <w:rPr>
                <w:rFonts w:ascii="宋体" w:eastAsia="宋体" w:hAnsi="宋体"/>
              </w:rPr>
              <w:t>.html</w:t>
            </w:r>
          </w:p>
        </w:tc>
        <w:tc>
          <w:tcPr>
            <w:tcW w:w="3958" w:type="dxa"/>
          </w:tcPr>
          <w:p w14:paraId="1A62E3DE" w14:textId="77777777" w:rsidR="005E3B46" w:rsidRDefault="00000000">
            <w:pPr>
              <w:spacing w:line="360" w:lineRule="auto"/>
              <w:rPr>
                <w:rFonts w:ascii="宋体" w:eastAsia="宋体" w:hAnsi="宋体" w:hint="eastAsia"/>
              </w:rPr>
            </w:pPr>
            <w:r>
              <w:rPr>
                <w:rFonts w:ascii="宋体" w:eastAsia="宋体" w:hAnsi="宋体" w:hint="eastAsia"/>
              </w:rPr>
              <w:t>查询商品页面</w:t>
            </w:r>
          </w:p>
        </w:tc>
      </w:tr>
      <w:tr w:rsidR="005E3B46" w14:paraId="36E2B9EB" w14:textId="77777777">
        <w:tc>
          <w:tcPr>
            <w:tcW w:w="4338" w:type="dxa"/>
          </w:tcPr>
          <w:p w14:paraId="669E8FF7" w14:textId="77777777" w:rsidR="005E3B46" w:rsidRDefault="00000000">
            <w:pPr>
              <w:spacing w:line="360" w:lineRule="auto"/>
              <w:rPr>
                <w:rFonts w:ascii="宋体" w:eastAsia="宋体" w:hAnsi="宋体" w:hint="eastAsia"/>
              </w:rPr>
            </w:pPr>
            <w:r>
              <w:rPr>
                <w:rFonts w:ascii="宋体" w:eastAsia="宋体" w:hAnsi="宋体" w:hint="eastAsia"/>
              </w:rPr>
              <w:t>D</w:t>
            </w:r>
            <w:r>
              <w:rPr>
                <w:rFonts w:ascii="宋体" w:eastAsia="宋体" w:hAnsi="宋体"/>
              </w:rPr>
              <w:t>isplay</w:t>
            </w:r>
            <w:r>
              <w:rPr>
                <w:rFonts w:ascii="宋体" w:hAnsi="宋体" w:hint="eastAsia"/>
                <w:szCs w:val="21"/>
              </w:rPr>
              <w:t>Product</w:t>
            </w:r>
            <w:r>
              <w:rPr>
                <w:rFonts w:ascii="宋体" w:eastAsia="宋体" w:hAnsi="宋体"/>
              </w:rPr>
              <w:t>.html</w:t>
            </w:r>
          </w:p>
        </w:tc>
        <w:tc>
          <w:tcPr>
            <w:tcW w:w="3958" w:type="dxa"/>
          </w:tcPr>
          <w:p w14:paraId="6C05D5AA" w14:textId="77777777" w:rsidR="005E3B46" w:rsidRDefault="00000000">
            <w:pPr>
              <w:spacing w:line="360" w:lineRule="auto"/>
              <w:rPr>
                <w:rFonts w:ascii="宋体" w:eastAsia="宋体" w:hAnsi="宋体" w:hint="eastAsia"/>
              </w:rPr>
            </w:pPr>
            <w:r>
              <w:rPr>
                <w:rFonts w:ascii="宋体" w:eastAsia="宋体" w:hAnsi="宋体" w:hint="eastAsia"/>
              </w:rPr>
              <w:t>商品详情页面</w:t>
            </w:r>
          </w:p>
        </w:tc>
      </w:tr>
      <w:tr w:rsidR="005E3B46" w14:paraId="52845CC4" w14:textId="77777777">
        <w:tc>
          <w:tcPr>
            <w:tcW w:w="4338" w:type="dxa"/>
          </w:tcPr>
          <w:p w14:paraId="33033A39" w14:textId="77777777" w:rsidR="005E3B46" w:rsidRDefault="00000000">
            <w:pPr>
              <w:spacing w:line="360" w:lineRule="auto"/>
              <w:rPr>
                <w:rFonts w:ascii="宋体" w:eastAsia="宋体" w:hAnsi="宋体" w:hint="eastAsia"/>
              </w:rPr>
            </w:pPr>
            <w:r>
              <w:rPr>
                <w:rFonts w:ascii="宋体" w:eastAsia="宋体" w:hAnsi="宋体" w:hint="eastAsia"/>
              </w:rPr>
              <w:t>manageProduct.html</w:t>
            </w:r>
          </w:p>
        </w:tc>
        <w:tc>
          <w:tcPr>
            <w:tcW w:w="3958" w:type="dxa"/>
          </w:tcPr>
          <w:p w14:paraId="1DDD6BFC" w14:textId="77777777" w:rsidR="005E3B46" w:rsidRDefault="00000000">
            <w:pPr>
              <w:spacing w:line="360" w:lineRule="auto"/>
              <w:rPr>
                <w:rFonts w:ascii="宋体" w:eastAsia="宋体" w:hAnsi="宋体" w:hint="eastAsia"/>
              </w:rPr>
            </w:pPr>
            <w:r>
              <w:rPr>
                <w:rFonts w:ascii="宋体" w:eastAsia="宋体" w:hAnsi="宋体" w:hint="eastAsia"/>
              </w:rPr>
              <w:t>管理商品页面</w:t>
            </w:r>
          </w:p>
        </w:tc>
      </w:tr>
    </w:tbl>
    <w:p w14:paraId="3AE7AA36" w14:textId="77777777" w:rsidR="005E3B46" w:rsidRDefault="00000000">
      <w:pPr>
        <w:spacing w:line="360" w:lineRule="auto"/>
        <w:rPr>
          <w:rFonts w:ascii="宋体" w:eastAsia="宋体" w:hAnsi="宋体" w:hint="eastAsia"/>
        </w:rPr>
      </w:pPr>
      <w:r>
        <w:rPr>
          <w:rFonts w:ascii="宋体" w:eastAsia="宋体" w:hAnsi="宋体"/>
        </w:rPr>
        <w:t>事务层：</w:t>
      </w:r>
      <w:r>
        <w:rPr>
          <w:rFonts w:ascii="宋体" w:hAnsi="宋体" w:hint="eastAsia"/>
          <w:szCs w:val="21"/>
        </w:rPr>
        <w:t>Product</w:t>
      </w:r>
      <w:r>
        <w:rPr>
          <w:rFonts w:ascii="宋体" w:eastAsia="宋体" w:hAnsi="宋体"/>
        </w:rPr>
        <w:t xml:space="preserve">.java </w:t>
      </w:r>
      <w:r>
        <w:rPr>
          <w:rFonts w:ascii="宋体" w:eastAsia="宋体" w:hAnsi="宋体" w:hint="eastAsia"/>
        </w:rPr>
        <w:t>商品类</w:t>
      </w:r>
    </w:p>
    <w:p w14:paraId="6479BFBE" w14:textId="77777777" w:rsidR="005E3B46" w:rsidRDefault="00000000">
      <w:pPr>
        <w:spacing w:line="360" w:lineRule="auto"/>
        <w:rPr>
          <w:rFonts w:ascii="宋体" w:eastAsia="宋体" w:hAnsi="宋体" w:hint="eastAsia"/>
        </w:rPr>
      </w:pPr>
      <w:r>
        <w:rPr>
          <w:rFonts w:ascii="宋体" w:eastAsia="宋体" w:hAnsi="宋体"/>
        </w:rPr>
        <w:t>数据层：</w:t>
      </w:r>
      <w:r>
        <w:rPr>
          <w:rFonts w:ascii="宋体" w:hAnsi="宋体" w:hint="eastAsia"/>
          <w:szCs w:val="21"/>
        </w:rPr>
        <w:t>Product</w:t>
      </w:r>
      <w:r>
        <w:rPr>
          <w:rFonts w:ascii="宋体" w:eastAsia="宋体" w:hAnsi="宋体"/>
        </w:rPr>
        <w:t xml:space="preserve">.dat </w:t>
      </w:r>
      <w:r>
        <w:rPr>
          <w:rFonts w:ascii="宋体" w:eastAsia="宋体" w:hAnsi="宋体" w:hint="eastAsia"/>
        </w:rPr>
        <w:t>商品信息表</w:t>
      </w:r>
    </w:p>
    <w:p w14:paraId="2DBDCBF8" w14:textId="77777777" w:rsidR="005E3B46" w:rsidRDefault="005E3B46">
      <w:pPr>
        <w:rPr>
          <w:rFonts w:ascii="宋体" w:eastAsia="宋体" w:hAnsi="宋体" w:hint="eastAsia"/>
        </w:rPr>
      </w:pPr>
    </w:p>
    <w:p w14:paraId="6546AACE" w14:textId="77777777" w:rsidR="005E3B46" w:rsidRDefault="00000000">
      <w:pPr>
        <w:pStyle w:val="4"/>
        <w:rPr>
          <w:rFonts w:ascii="宋体" w:hAnsi="宋体" w:hint="eastAsia"/>
          <w:szCs w:val="21"/>
        </w:rPr>
      </w:pPr>
      <w:r>
        <w:rPr>
          <w:rFonts w:ascii="宋体" w:hAnsi="宋体"/>
          <w:szCs w:val="21"/>
        </w:rPr>
        <w:t>4.5对</w:t>
      </w:r>
      <w:r>
        <w:rPr>
          <w:rFonts w:ascii="宋体" w:hAnsi="宋体" w:hint="eastAsia"/>
          <w:szCs w:val="21"/>
        </w:rPr>
        <w:t>Order</w:t>
      </w:r>
      <w:r>
        <w:rPr>
          <w:rFonts w:ascii="宋体" w:hAnsi="宋体"/>
          <w:szCs w:val="21"/>
        </w:rPr>
        <w:t>类的三层划分</w:t>
      </w:r>
    </w:p>
    <w:p w14:paraId="63138623" w14:textId="77777777" w:rsidR="005E3B46" w:rsidRDefault="00000000">
      <w:pPr>
        <w:spacing w:line="360" w:lineRule="auto"/>
        <w:rPr>
          <w:rFonts w:ascii="宋体" w:eastAsia="宋体" w:hAnsi="宋体" w:hint="eastAsia"/>
        </w:rPr>
      </w:pPr>
      <w:r>
        <w:rPr>
          <w:rFonts w:ascii="宋体" w:eastAsia="宋体" w:hAnsi="宋体" w:hint="eastAsia"/>
        </w:rPr>
        <w:t>界面层：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9"/>
        <w:gridCol w:w="4117"/>
      </w:tblGrid>
      <w:tr w:rsidR="005E3B46" w14:paraId="2E98B827" w14:textId="77777777">
        <w:tc>
          <w:tcPr>
            <w:tcW w:w="4179" w:type="dxa"/>
          </w:tcPr>
          <w:p w14:paraId="7F0DDCBB" w14:textId="77777777" w:rsidR="005E3B46" w:rsidRDefault="00000000">
            <w:pPr>
              <w:spacing w:line="360" w:lineRule="auto"/>
              <w:jc w:val="center"/>
              <w:rPr>
                <w:rFonts w:ascii="宋体" w:eastAsia="宋体" w:hAnsi="宋体" w:hint="eastAsia"/>
              </w:rPr>
            </w:pPr>
            <w:r>
              <w:rPr>
                <w:rFonts w:ascii="宋体" w:eastAsia="宋体" w:hAnsi="宋体"/>
              </w:rPr>
              <w:t>名称</w:t>
            </w:r>
          </w:p>
        </w:tc>
        <w:tc>
          <w:tcPr>
            <w:tcW w:w="4117" w:type="dxa"/>
          </w:tcPr>
          <w:p w14:paraId="51D9E0FA" w14:textId="77777777" w:rsidR="005E3B46" w:rsidRDefault="00000000">
            <w:pPr>
              <w:spacing w:line="360" w:lineRule="auto"/>
              <w:jc w:val="center"/>
              <w:rPr>
                <w:rFonts w:ascii="宋体" w:eastAsia="宋体" w:hAnsi="宋体" w:hint="eastAsia"/>
              </w:rPr>
            </w:pPr>
            <w:r>
              <w:rPr>
                <w:rFonts w:ascii="宋体" w:eastAsia="宋体" w:hAnsi="宋体"/>
              </w:rPr>
              <w:t>描述</w:t>
            </w:r>
          </w:p>
        </w:tc>
      </w:tr>
      <w:tr w:rsidR="005E3B46" w14:paraId="5A470B2D" w14:textId="77777777">
        <w:tc>
          <w:tcPr>
            <w:tcW w:w="4179" w:type="dxa"/>
          </w:tcPr>
          <w:p w14:paraId="33DD8823" w14:textId="77777777" w:rsidR="005E3B46" w:rsidRDefault="00000000">
            <w:pPr>
              <w:spacing w:line="360" w:lineRule="auto"/>
              <w:rPr>
                <w:rFonts w:ascii="宋体" w:eastAsia="宋体" w:hAnsi="宋体" w:hint="eastAsia"/>
              </w:rPr>
            </w:pPr>
            <w:r>
              <w:rPr>
                <w:rFonts w:ascii="宋体" w:eastAsia="宋体" w:hAnsi="宋体" w:hint="eastAsia"/>
              </w:rPr>
              <w:t>Add</w:t>
            </w:r>
            <w:r>
              <w:rPr>
                <w:rFonts w:ascii="宋体" w:hAnsi="宋体" w:hint="eastAsia"/>
                <w:szCs w:val="21"/>
              </w:rPr>
              <w:t>Order</w:t>
            </w:r>
            <w:r>
              <w:rPr>
                <w:rFonts w:ascii="宋体" w:eastAsia="宋体" w:hAnsi="宋体"/>
              </w:rPr>
              <w:t>.html</w:t>
            </w:r>
          </w:p>
        </w:tc>
        <w:tc>
          <w:tcPr>
            <w:tcW w:w="4117" w:type="dxa"/>
          </w:tcPr>
          <w:p w14:paraId="54BC63A1" w14:textId="77777777" w:rsidR="005E3B46" w:rsidRDefault="00000000">
            <w:pPr>
              <w:spacing w:line="360" w:lineRule="auto"/>
              <w:rPr>
                <w:rFonts w:ascii="宋体" w:eastAsia="宋体" w:hAnsi="宋体" w:hint="eastAsia"/>
              </w:rPr>
            </w:pPr>
            <w:r>
              <w:rPr>
                <w:rFonts w:ascii="宋体" w:eastAsia="宋体" w:hAnsi="宋体" w:hint="eastAsia"/>
              </w:rPr>
              <w:t>发起订单</w:t>
            </w:r>
            <w:r>
              <w:rPr>
                <w:rFonts w:ascii="宋体" w:eastAsia="宋体" w:hAnsi="宋体"/>
              </w:rPr>
              <w:t>页面</w:t>
            </w:r>
          </w:p>
        </w:tc>
      </w:tr>
      <w:tr w:rsidR="005E3B46" w14:paraId="502DA858" w14:textId="77777777">
        <w:tc>
          <w:tcPr>
            <w:tcW w:w="4179" w:type="dxa"/>
          </w:tcPr>
          <w:p w14:paraId="7284A891" w14:textId="77777777" w:rsidR="005E3B46" w:rsidRDefault="00000000">
            <w:pPr>
              <w:spacing w:line="360" w:lineRule="auto"/>
              <w:rPr>
                <w:rFonts w:ascii="宋体" w:eastAsia="宋体" w:hAnsi="宋体" w:hint="eastAsia"/>
              </w:rPr>
            </w:pPr>
            <w:r>
              <w:rPr>
                <w:rFonts w:ascii="宋体" w:eastAsia="宋体" w:hAnsi="宋体" w:hint="eastAsia"/>
              </w:rPr>
              <w:t>S</w:t>
            </w:r>
            <w:r>
              <w:rPr>
                <w:rFonts w:ascii="宋体" w:eastAsia="宋体" w:hAnsi="宋体"/>
              </w:rPr>
              <w:t>earch</w:t>
            </w:r>
            <w:r>
              <w:rPr>
                <w:rFonts w:ascii="宋体" w:hAnsi="宋体" w:hint="eastAsia"/>
                <w:szCs w:val="21"/>
              </w:rPr>
              <w:t>Order</w:t>
            </w:r>
            <w:r>
              <w:rPr>
                <w:rFonts w:ascii="宋体" w:eastAsia="宋体" w:hAnsi="宋体"/>
              </w:rPr>
              <w:t>.html</w:t>
            </w:r>
          </w:p>
        </w:tc>
        <w:tc>
          <w:tcPr>
            <w:tcW w:w="4117" w:type="dxa"/>
          </w:tcPr>
          <w:p w14:paraId="6643C01B" w14:textId="77777777" w:rsidR="005E3B46" w:rsidRDefault="00000000">
            <w:pPr>
              <w:spacing w:line="360" w:lineRule="auto"/>
              <w:rPr>
                <w:rFonts w:ascii="宋体" w:eastAsia="宋体" w:hAnsi="宋体" w:hint="eastAsia"/>
              </w:rPr>
            </w:pPr>
            <w:r>
              <w:rPr>
                <w:rFonts w:ascii="宋体" w:eastAsia="宋体" w:hAnsi="宋体" w:hint="eastAsia"/>
              </w:rPr>
              <w:t>查询订单页面</w:t>
            </w:r>
          </w:p>
        </w:tc>
      </w:tr>
      <w:tr w:rsidR="005E3B46" w14:paraId="57086F25" w14:textId="77777777">
        <w:tc>
          <w:tcPr>
            <w:tcW w:w="4179" w:type="dxa"/>
          </w:tcPr>
          <w:p w14:paraId="02A01E53" w14:textId="77777777" w:rsidR="005E3B46" w:rsidRDefault="00000000">
            <w:pPr>
              <w:spacing w:line="360" w:lineRule="auto"/>
              <w:rPr>
                <w:rFonts w:ascii="宋体" w:eastAsia="宋体" w:hAnsi="宋体" w:hint="eastAsia"/>
              </w:rPr>
            </w:pPr>
            <w:r>
              <w:rPr>
                <w:rFonts w:ascii="宋体" w:eastAsia="宋体" w:hAnsi="宋体" w:hint="eastAsia"/>
              </w:rPr>
              <w:t>D</w:t>
            </w:r>
            <w:r>
              <w:rPr>
                <w:rFonts w:ascii="宋体" w:eastAsia="宋体" w:hAnsi="宋体"/>
              </w:rPr>
              <w:t>isplay</w:t>
            </w:r>
            <w:r>
              <w:rPr>
                <w:rFonts w:ascii="宋体" w:hAnsi="宋体" w:hint="eastAsia"/>
                <w:szCs w:val="21"/>
              </w:rPr>
              <w:t>Order</w:t>
            </w:r>
            <w:r>
              <w:rPr>
                <w:rFonts w:ascii="宋体" w:eastAsia="宋体" w:hAnsi="宋体"/>
              </w:rPr>
              <w:t>.html</w:t>
            </w:r>
          </w:p>
        </w:tc>
        <w:tc>
          <w:tcPr>
            <w:tcW w:w="4117" w:type="dxa"/>
          </w:tcPr>
          <w:p w14:paraId="53B80E46" w14:textId="77777777" w:rsidR="005E3B46" w:rsidRDefault="00000000">
            <w:pPr>
              <w:spacing w:line="360" w:lineRule="auto"/>
              <w:rPr>
                <w:rFonts w:ascii="宋体" w:eastAsia="宋体" w:hAnsi="宋体" w:hint="eastAsia"/>
              </w:rPr>
            </w:pPr>
            <w:r>
              <w:rPr>
                <w:rFonts w:ascii="宋体" w:eastAsia="宋体" w:hAnsi="宋体" w:hint="eastAsia"/>
              </w:rPr>
              <w:t>订单详情页面</w:t>
            </w:r>
          </w:p>
        </w:tc>
      </w:tr>
      <w:tr w:rsidR="005E3B46" w14:paraId="7B791786" w14:textId="77777777">
        <w:tc>
          <w:tcPr>
            <w:tcW w:w="4179" w:type="dxa"/>
          </w:tcPr>
          <w:p w14:paraId="799CB581" w14:textId="77777777" w:rsidR="005E3B46" w:rsidRDefault="00000000">
            <w:pPr>
              <w:spacing w:line="360" w:lineRule="auto"/>
              <w:rPr>
                <w:rFonts w:ascii="宋体" w:eastAsia="宋体" w:hAnsi="宋体" w:hint="eastAsia"/>
              </w:rPr>
            </w:pPr>
            <w:r>
              <w:rPr>
                <w:rFonts w:ascii="宋体" w:eastAsia="宋体" w:hAnsi="宋体" w:hint="eastAsia"/>
              </w:rPr>
              <w:t>Delete</w:t>
            </w:r>
            <w:r>
              <w:rPr>
                <w:rFonts w:ascii="宋体" w:hAnsi="宋体" w:hint="eastAsia"/>
                <w:szCs w:val="21"/>
              </w:rPr>
              <w:t>Order</w:t>
            </w:r>
            <w:r>
              <w:rPr>
                <w:rFonts w:ascii="宋体" w:eastAsia="宋体" w:hAnsi="宋体" w:hint="eastAsia"/>
              </w:rPr>
              <w:t>.</w:t>
            </w:r>
            <w:r>
              <w:rPr>
                <w:rFonts w:ascii="宋体" w:eastAsia="宋体" w:hAnsi="宋体"/>
              </w:rPr>
              <w:t>html</w:t>
            </w:r>
          </w:p>
        </w:tc>
        <w:tc>
          <w:tcPr>
            <w:tcW w:w="4117" w:type="dxa"/>
          </w:tcPr>
          <w:p w14:paraId="0BEC189E" w14:textId="77777777" w:rsidR="005E3B46" w:rsidRDefault="00000000">
            <w:pPr>
              <w:spacing w:line="360" w:lineRule="auto"/>
              <w:rPr>
                <w:rFonts w:ascii="宋体" w:eastAsia="宋体" w:hAnsi="宋体" w:hint="eastAsia"/>
              </w:rPr>
            </w:pPr>
            <w:r>
              <w:rPr>
                <w:rFonts w:ascii="宋体" w:eastAsia="宋体" w:hAnsi="宋体" w:hint="eastAsia"/>
              </w:rPr>
              <w:t>删除订单</w:t>
            </w:r>
            <w:r>
              <w:rPr>
                <w:rFonts w:ascii="宋体" w:eastAsia="宋体" w:hAnsi="宋体"/>
              </w:rPr>
              <w:t>页面</w:t>
            </w:r>
          </w:p>
        </w:tc>
      </w:tr>
      <w:tr w:rsidR="005E3B46" w14:paraId="203C1467" w14:textId="77777777">
        <w:tc>
          <w:tcPr>
            <w:tcW w:w="4179" w:type="dxa"/>
          </w:tcPr>
          <w:p w14:paraId="6F885D5F" w14:textId="77777777" w:rsidR="005E3B46" w:rsidRDefault="00000000">
            <w:pPr>
              <w:spacing w:line="360" w:lineRule="auto"/>
              <w:rPr>
                <w:rFonts w:ascii="宋体" w:eastAsia="宋体" w:hAnsi="宋体" w:hint="eastAsia"/>
              </w:rPr>
            </w:pPr>
            <w:r>
              <w:rPr>
                <w:rFonts w:ascii="宋体" w:hAnsi="宋体" w:hint="eastAsia"/>
                <w:szCs w:val="21"/>
              </w:rPr>
              <w:t>changeOrder</w:t>
            </w:r>
            <w:r>
              <w:rPr>
                <w:rFonts w:ascii="宋体" w:eastAsia="宋体" w:hAnsi="宋体" w:hint="eastAsia"/>
              </w:rPr>
              <w:t>.</w:t>
            </w:r>
            <w:r>
              <w:rPr>
                <w:rFonts w:ascii="宋体" w:eastAsia="宋体" w:hAnsi="宋体"/>
              </w:rPr>
              <w:t>html</w:t>
            </w:r>
          </w:p>
        </w:tc>
        <w:tc>
          <w:tcPr>
            <w:tcW w:w="4117" w:type="dxa"/>
          </w:tcPr>
          <w:p w14:paraId="5D7302B7" w14:textId="77777777" w:rsidR="005E3B46" w:rsidRDefault="00000000">
            <w:pPr>
              <w:spacing w:line="360" w:lineRule="auto"/>
              <w:rPr>
                <w:rFonts w:ascii="宋体" w:eastAsia="宋体" w:hAnsi="宋体" w:hint="eastAsia"/>
              </w:rPr>
            </w:pPr>
            <w:r>
              <w:rPr>
                <w:rFonts w:ascii="宋体" w:eastAsia="宋体" w:hAnsi="宋体" w:hint="eastAsia"/>
              </w:rPr>
              <w:t>更改订单页面</w:t>
            </w:r>
          </w:p>
        </w:tc>
      </w:tr>
      <w:tr w:rsidR="005E3B46" w14:paraId="6713438B" w14:textId="77777777">
        <w:tc>
          <w:tcPr>
            <w:tcW w:w="4179" w:type="dxa"/>
          </w:tcPr>
          <w:p w14:paraId="3BE778CD" w14:textId="77777777" w:rsidR="005E3B46" w:rsidRDefault="00000000">
            <w:pPr>
              <w:spacing w:line="360" w:lineRule="auto"/>
              <w:rPr>
                <w:rFonts w:ascii="宋体" w:hAnsi="宋体" w:hint="eastAsia"/>
                <w:szCs w:val="21"/>
              </w:rPr>
            </w:pPr>
            <w:r>
              <w:rPr>
                <w:rFonts w:ascii="宋体" w:hAnsi="宋体" w:hint="eastAsia"/>
                <w:szCs w:val="21"/>
              </w:rPr>
              <w:t>ManageOrder.html</w:t>
            </w:r>
          </w:p>
        </w:tc>
        <w:tc>
          <w:tcPr>
            <w:tcW w:w="4117" w:type="dxa"/>
          </w:tcPr>
          <w:p w14:paraId="3A1231F4" w14:textId="77777777" w:rsidR="005E3B46" w:rsidRDefault="00000000">
            <w:pPr>
              <w:spacing w:line="360" w:lineRule="auto"/>
              <w:rPr>
                <w:rFonts w:ascii="宋体" w:eastAsia="宋体" w:hAnsi="宋体" w:hint="eastAsia"/>
              </w:rPr>
            </w:pPr>
            <w:r>
              <w:rPr>
                <w:rFonts w:ascii="宋体" w:eastAsia="宋体" w:hAnsi="宋体" w:hint="eastAsia"/>
              </w:rPr>
              <w:t>管理订单页面</w:t>
            </w:r>
          </w:p>
        </w:tc>
      </w:tr>
    </w:tbl>
    <w:p w14:paraId="69130688" w14:textId="77777777" w:rsidR="005E3B46" w:rsidRDefault="00000000">
      <w:pPr>
        <w:spacing w:line="360" w:lineRule="auto"/>
        <w:rPr>
          <w:rFonts w:ascii="宋体" w:eastAsia="宋体" w:hAnsi="宋体" w:hint="eastAsia"/>
        </w:rPr>
      </w:pPr>
      <w:r>
        <w:rPr>
          <w:rFonts w:ascii="宋体" w:eastAsia="宋体" w:hAnsi="宋体"/>
        </w:rPr>
        <w:t>事务层：</w:t>
      </w:r>
      <w:r>
        <w:rPr>
          <w:rFonts w:ascii="宋体" w:hAnsi="宋体" w:hint="eastAsia"/>
          <w:szCs w:val="21"/>
        </w:rPr>
        <w:t>Order</w:t>
      </w:r>
      <w:r>
        <w:rPr>
          <w:rFonts w:ascii="宋体" w:eastAsia="宋体" w:hAnsi="宋体"/>
        </w:rPr>
        <w:t xml:space="preserve">.java </w:t>
      </w:r>
      <w:r>
        <w:rPr>
          <w:rFonts w:ascii="宋体" w:eastAsia="宋体" w:hAnsi="宋体" w:hint="eastAsia"/>
        </w:rPr>
        <w:t>订单类</w:t>
      </w:r>
    </w:p>
    <w:p w14:paraId="19EE83D9" w14:textId="77777777" w:rsidR="005E3B46" w:rsidRDefault="00000000">
      <w:pPr>
        <w:spacing w:line="360" w:lineRule="auto"/>
        <w:rPr>
          <w:rFonts w:ascii="宋体" w:eastAsia="宋体" w:hAnsi="宋体" w:hint="eastAsia"/>
        </w:rPr>
      </w:pPr>
      <w:r>
        <w:rPr>
          <w:rFonts w:ascii="宋体" w:eastAsia="宋体" w:hAnsi="宋体"/>
        </w:rPr>
        <w:t>数据层：</w:t>
      </w:r>
      <w:r>
        <w:rPr>
          <w:rFonts w:ascii="宋体" w:hAnsi="宋体" w:hint="eastAsia"/>
          <w:szCs w:val="21"/>
        </w:rPr>
        <w:t>Order</w:t>
      </w:r>
      <w:r>
        <w:rPr>
          <w:rFonts w:ascii="宋体" w:eastAsia="宋体" w:hAnsi="宋体"/>
        </w:rPr>
        <w:t xml:space="preserve">.dat </w:t>
      </w:r>
      <w:r>
        <w:rPr>
          <w:rFonts w:ascii="宋体" w:eastAsia="宋体" w:hAnsi="宋体" w:hint="eastAsia"/>
        </w:rPr>
        <w:t>订单信息表</w:t>
      </w:r>
    </w:p>
    <w:p w14:paraId="6E44D9A5" w14:textId="77777777" w:rsidR="005E3B46" w:rsidRDefault="005E3B46">
      <w:pPr>
        <w:spacing w:line="360" w:lineRule="auto"/>
        <w:rPr>
          <w:rFonts w:ascii="宋体" w:eastAsia="宋体" w:hAnsi="宋体" w:hint="eastAsia"/>
        </w:rPr>
      </w:pPr>
    </w:p>
    <w:p w14:paraId="625E8986" w14:textId="77777777" w:rsidR="005E3B46" w:rsidRDefault="00000000">
      <w:pPr>
        <w:pStyle w:val="4"/>
        <w:rPr>
          <w:rFonts w:ascii="宋体" w:hAnsi="宋体" w:hint="eastAsia"/>
          <w:szCs w:val="21"/>
        </w:rPr>
      </w:pPr>
      <w:r>
        <w:rPr>
          <w:rFonts w:ascii="宋体" w:hAnsi="宋体"/>
          <w:szCs w:val="21"/>
        </w:rPr>
        <w:t>4.6对</w:t>
      </w:r>
      <w:r>
        <w:rPr>
          <w:rFonts w:ascii="宋体" w:hAnsi="宋体" w:hint="eastAsia"/>
          <w:szCs w:val="21"/>
        </w:rPr>
        <w:t>Comment</w:t>
      </w:r>
      <w:r>
        <w:rPr>
          <w:rFonts w:ascii="宋体" w:hAnsi="宋体"/>
          <w:szCs w:val="21"/>
        </w:rPr>
        <w:t>类的三层划分</w:t>
      </w:r>
    </w:p>
    <w:p w14:paraId="5FCEB9D0" w14:textId="77777777" w:rsidR="005E3B46" w:rsidRDefault="00000000">
      <w:pPr>
        <w:spacing w:line="360" w:lineRule="auto"/>
        <w:rPr>
          <w:rFonts w:ascii="宋体" w:eastAsia="宋体" w:hAnsi="宋体" w:hint="eastAsia"/>
        </w:rPr>
      </w:pPr>
      <w:r>
        <w:rPr>
          <w:rFonts w:ascii="宋体" w:eastAsia="宋体" w:hAnsi="宋体" w:hint="eastAsia"/>
        </w:rPr>
        <w:t>界面层：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9"/>
        <w:gridCol w:w="4117"/>
      </w:tblGrid>
      <w:tr w:rsidR="005E3B46" w14:paraId="791FF63A" w14:textId="77777777">
        <w:tc>
          <w:tcPr>
            <w:tcW w:w="4179" w:type="dxa"/>
          </w:tcPr>
          <w:p w14:paraId="18BB3C21" w14:textId="77777777" w:rsidR="005E3B46" w:rsidRDefault="00000000">
            <w:pPr>
              <w:spacing w:line="360" w:lineRule="auto"/>
              <w:jc w:val="center"/>
              <w:rPr>
                <w:rFonts w:ascii="宋体" w:eastAsia="宋体" w:hAnsi="宋体" w:hint="eastAsia"/>
              </w:rPr>
            </w:pPr>
            <w:r>
              <w:rPr>
                <w:rFonts w:ascii="宋体" w:eastAsia="宋体" w:hAnsi="宋体"/>
              </w:rPr>
              <w:t>名称</w:t>
            </w:r>
          </w:p>
        </w:tc>
        <w:tc>
          <w:tcPr>
            <w:tcW w:w="4117" w:type="dxa"/>
          </w:tcPr>
          <w:p w14:paraId="61FE701D" w14:textId="77777777" w:rsidR="005E3B46" w:rsidRDefault="00000000">
            <w:pPr>
              <w:spacing w:line="360" w:lineRule="auto"/>
              <w:jc w:val="center"/>
              <w:rPr>
                <w:rFonts w:ascii="宋体" w:eastAsia="宋体" w:hAnsi="宋体" w:hint="eastAsia"/>
              </w:rPr>
            </w:pPr>
            <w:r>
              <w:rPr>
                <w:rFonts w:ascii="宋体" w:eastAsia="宋体" w:hAnsi="宋体"/>
              </w:rPr>
              <w:t>描述</w:t>
            </w:r>
          </w:p>
        </w:tc>
      </w:tr>
      <w:tr w:rsidR="005E3B46" w14:paraId="1BC98D15" w14:textId="77777777">
        <w:tc>
          <w:tcPr>
            <w:tcW w:w="4179" w:type="dxa"/>
          </w:tcPr>
          <w:p w14:paraId="5A360C46" w14:textId="77777777" w:rsidR="005E3B46" w:rsidRDefault="00000000">
            <w:pPr>
              <w:spacing w:line="360" w:lineRule="auto"/>
              <w:rPr>
                <w:rFonts w:ascii="宋体" w:eastAsia="宋体" w:hAnsi="宋体" w:hint="eastAsia"/>
              </w:rPr>
            </w:pPr>
            <w:r>
              <w:rPr>
                <w:rFonts w:ascii="宋体" w:eastAsia="宋体" w:hAnsi="宋体" w:hint="eastAsia"/>
              </w:rPr>
              <w:t>AddComment</w:t>
            </w:r>
            <w:r>
              <w:rPr>
                <w:rFonts w:ascii="宋体" w:eastAsia="宋体" w:hAnsi="宋体"/>
              </w:rPr>
              <w:t>.html</w:t>
            </w:r>
          </w:p>
        </w:tc>
        <w:tc>
          <w:tcPr>
            <w:tcW w:w="4117" w:type="dxa"/>
          </w:tcPr>
          <w:p w14:paraId="6681C759" w14:textId="77777777" w:rsidR="005E3B46" w:rsidRDefault="00000000">
            <w:pPr>
              <w:spacing w:line="360" w:lineRule="auto"/>
              <w:rPr>
                <w:rFonts w:ascii="宋体" w:eastAsia="宋体" w:hAnsi="宋体" w:hint="eastAsia"/>
              </w:rPr>
            </w:pPr>
            <w:r>
              <w:rPr>
                <w:rFonts w:ascii="宋体" w:eastAsia="宋体" w:hAnsi="宋体" w:hint="eastAsia"/>
              </w:rPr>
              <w:t>发布评论</w:t>
            </w:r>
            <w:r>
              <w:rPr>
                <w:rFonts w:ascii="宋体" w:eastAsia="宋体" w:hAnsi="宋体"/>
              </w:rPr>
              <w:t>页面</w:t>
            </w:r>
          </w:p>
        </w:tc>
      </w:tr>
      <w:tr w:rsidR="005E3B46" w14:paraId="72D9E3EB" w14:textId="77777777">
        <w:tc>
          <w:tcPr>
            <w:tcW w:w="4179" w:type="dxa"/>
          </w:tcPr>
          <w:p w14:paraId="1E3619C0" w14:textId="77777777" w:rsidR="005E3B46" w:rsidRDefault="00000000">
            <w:pPr>
              <w:spacing w:line="360" w:lineRule="auto"/>
              <w:rPr>
                <w:rFonts w:ascii="宋体" w:eastAsia="宋体" w:hAnsi="宋体" w:hint="eastAsia"/>
              </w:rPr>
            </w:pPr>
            <w:r>
              <w:rPr>
                <w:rFonts w:ascii="宋体" w:eastAsia="宋体" w:hAnsi="宋体" w:hint="eastAsia"/>
              </w:rPr>
              <w:lastRenderedPageBreak/>
              <w:t>S</w:t>
            </w:r>
            <w:r>
              <w:rPr>
                <w:rFonts w:ascii="宋体" w:eastAsia="宋体" w:hAnsi="宋体"/>
              </w:rPr>
              <w:t>earc</w:t>
            </w:r>
            <w:r>
              <w:rPr>
                <w:rFonts w:ascii="宋体" w:eastAsia="宋体" w:hAnsi="宋体" w:hint="eastAsia"/>
              </w:rPr>
              <w:t>hComment</w:t>
            </w:r>
            <w:r>
              <w:rPr>
                <w:rFonts w:ascii="宋体" w:eastAsia="宋体" w:hAnsi="宋体"/>
              </w:rPr>
              <w:t>.html</w:t>
            </w:r>
          </w:p>
        </w:tc>
        <w:tc>
          <w:tcPr>
            <w:tcW w:w="4117" w:type="dxa"/>
          </w:tcPr>
          <w:p w14:paraId="1C869A4B" w14:textId="77777777" w:rsidR="005E3B46" w:rsidRDefault="00000000">
            <w:pPr>
              <w:spacing w:line="360" w:lineRule="auto"/>
              <w:rPr>
                <w:rFonts w:ascii="宋体" w:eastAsia="宋体" w:hAnsi="宋体" w:hint="eastAsia"/>
              </w:rPr>
            </w:pPr>
            <w:r>
              <w:rPr>
                <w:rFonts w:ascii="宋体" w:eastAsia="宋体" w:hAnsi="宋体" w:hint="eastAsia"/>
              </w:rPr>
              <w:t>查看评论页面</w:t>
            </w:r>
          </w:p>
        </w:tc>
      </w:tr>
      <w:tr w:rsidR="005E3B46" w14:paraId="0CD4F434" w14:textId="77777777">
        <w:tc>
          <w:tcPr>
            <w:tcW w:w="4179" w:type="dxa"/>
          </w:tcPr>
          <w:p w14:paraId="2C09A2D0" w14:textId="77777777" w:rsidR="005E3B46" w:rsidRDefault="00000000">
            <w:pPr>
              <w:spacing w:line="360" w:lineRule="auto"/>
              <w:rPr>
                <w:rFonts w:ascii="宋体" w:eastAsia="宋体" w:hAnsi="宋体" w:hint="eastAsia"/>
              </w:rPr>
            </w:pPr>
            <w:r>
              <w:rPr>
                <w:rFonts w:ascii="宋体" w:eastAsia="宋体" w:hAnsi="宋体" w:hint="eastAsia"/>
              </w:rPr>
              <w:t>AudiComment</w:t>
            </w:r>
            <w:r>
              <w:rPr>
                <w:rFonts w:ascii="宋体" w:eastAsia="宋体" w:hAnsi="宋体"/>
              </w:rPr>
              <w:t>.html</w:t>
            </w:r>
          </w:p>
        </w:tc>
        <w:tc>
          <w:tcPr>
            <w:tcW w:w="4117" w:type="dxa"/>
          </w:tcPr>
          <w:p w14:paraId="08B7C388" w14:textId="77777777" w:rsidR="005E3B46" w:rsidRDefault="00000000">
            <w:pPr>
              <w:spacing w:line="360" w:lineRule="auto"/>
              <w:rPr>
                <w:rFonts w:ascii="宋体" w:eastAsia="宋体" w:hAnsi="宋体" w:hint="eastAsia"/>
              </w:rPr>
            </w:pPr>
            <w:r>
              <w:rPr>
                <w:rFonts w:ascii="宋体" w:eastAsia="宋体" w:hAnsi="宋体" w:hint="eastAsia"/>
              </w:rPr>
              <w:t>审核评论页面</w:t>
            </w:r>
          </w:p>
        </w:tc>
      </w:tr>
      <w:tr w:rsidR="005E3B46" w14:paraId="5FFB2D85" w14:textId="77777777">
        <w:tc>
          <w:tcPr>
            <w:tcW w:w="4179" w:type="dxa"/>
          </w:tcPr>
          <w:p w14:paraId="60A9206B" w14:textId="77777777" w:rsidR="005E3B46" w:rsidRDefault="00000000">
            <w:pPr>
              <w:spacing w:line="360" w:lineRule="auto"/>
              <w:rPr>
                <w:rFonts w:ascii="宋体" w:eastAsia="宋体" w:hAnsi="宋体" w:hint="eastAsia"/>
              </w:rPr>
            </w:pPr>
            <w:r>
              <w:rPr>
                <w:rFonts w:ascii="宋体" w:eastAsia="宋体" w:hAnsi="宋体" w:hint="eastAsia"/>
              </w:rPr>
              <w:t>D</w:t>
            </w:r>
            <w:r>
              <w:rPr>
                <w:rFonts w:ascii="宋体" w:eastAsia="宋体" w:hAnsi="宋体"/>
              </w:rPr>
              <w:t>isplay</w:t>
            </w:r>
            <w:r>
              <w:rPr>
                <w:rFonts w:ascii="宋体" w:eastAsia="宋体" w:hAnsi="宋体" w:hint="eastAsia"/>
              </w:rPr>
              <w:t>Comment</w:t>
            </w:r>
            <w:r>
              <w:rPr>
                <w:rFonts w:ascii="宋体" w:eastAsia="宋体" w:hAnsi="宋体"/>
              </w:rPr>
              <w:t>.html</w:t>
            </w:r>
          </w:p>
        </w:tc>
        <w:tc>
          <w:tcPr>
            <w:tcW w:w="4117" w:type="dxa"/>
          </w:tcPr>
          <w:p w14:paraId="534D852F" w14:textId="77777777" w:rsidR="005E3B46" w:rsidRDefault="00000000">
            <w:pPr>
              <w:spacing w:line="360" w:lineRule="auto"/>
              <w:rPr>
                <w:rFonts w:ascii="宋体" w:eastAsia="宋体" w:hAnsi="宋体" w:hint="eastAsia"/>
              </w:rPr>
            </w:pPr>
            <w:r>
              <w:rPr>
                <w:rFonts w:ascii="宋体" w:eastAsia="宋体" w:hAnsi="宋体" w:hint="eastAsia"/>
              </w:rPr>
              <w:t>评论详情页面</w:t>
            </w:r>
          </w:p>
        </w:tc>
      </w:tr>
      <w:tr w:rsidR="005E3B46" w14:paraId="6EAF0275" w14:textId="77777777">
        <w:tc>
          <w:tcPr>
            <w:tcW w:w="4179" w:type="dxa"/>
          </w:tcPr>
          <w:p w14:paraId="420E322A" w14:textId="77777777" w:rsidR="005E3B46" w:rsidRDefault="00000000">
            <w:pPr>
              <w:spacing w:line="360" w:lineRule="auto"/>
              <w:rPr>
                <w:rFonts w:ascii="宋体" w:eastAsia="宋体" w:hAnsi="宋体" w:hint="eastAsia"/>
              </w:rPr>
            </w:pPr>
            <w:r>
              <w:rPr>
                <w:rFonts w:ascii="宋体" w:eastAsia="宋体" w:hAnsi="宋体" w:hint="eastAsia"/>
              </w:rPr>
              <w:t>DeleteComment.</w:t>
            </w:r>
            <w:r>
              <w:rPr>
                <w:rFonts w:ascii="宋体" w:eastAsia="宋体" w:hAnsi="宋体"/>
              </w:rPr>
              <w:t>html</w:t>
            </w:r>
          </w:p>
        </w:tc>
        <w:tc>
          <w:tcPr>
            <w:tcW w:w="4117" w:type="dxa"/>
          </w:tcPr>
          <w:p w14:paraId="35A74FD9" w14:textId="77777777" w:rsidR="005E3B46" w:rsidRDefault="00000000">
            <w:pPr>
              <w:spacing w:line="360" w:lineRule="auto"/>
              <w:rPr>
                <w:rFonts w:ascii="宋体" w:eastAsia="宋体" w:hAnsi="宋体" w:hint="eastAsia"/>
              </w:rPr>
            </w:pPr>
            <w:r>
              <w:rPr>
                <w:rFonts w:ascii="宋体" w:eastAsia="宋体" w:hAnsi="宋体" w:hint="eastAsia"/>
              </w:rPr>
              <w:t>删除评论</w:t>
            </w:r>
            <w:r>
              <w:rPr>
                <w:rFonts w:ascii="宋体" w:eastAsia="宋体" w:hAnsi="宋体"/>
              </w:rPr>
              <w:t>页面</w:t>
            </w:r>
          </w:p>
        </w:tc>
      </w:tr>
    </w:tbl>
    <w:p w14:paraId="4AFE3F69" w14:textId="77777777" w:rsidR="005E3B46" w:rsidRDefault="00000000">
      <w:pPr>
        <w:spacing w:line="360" w:lineRule="auto"/>
        <w:rPr>
          <w:rFonts w:ascii="宋体" w:eastAsia="宋体" w:hAnsi="宋体" w:hint="eastAsia"/>
        </w:rPr>
      </w:pPr>
      <w:r>
        <w:rPr>
          <w:rFonts w:ascii="宋体" w:eastAsia="宋体" w:hAnsi="宋体"/>
        </w:rPr>
        <w:t>事务层：</w:t>
      </w:r>
      <w:r>
        <w:rPr>
          <w:rFonts w:ascii="宋体" w:eastAsia="宋体" w:hAnsi="宋体" w:hint="eastAsia"/>
        </w:rPr>
        <w:t>Comment.</w:t>
      </w:r>
      <w:r>
        <w:rPr>
          <w:rFonts w:ascii="宋体" w:eastAsia="宋体" w:hAnsi="宋体"/>
        </w:rPr>
        <w:t xml:space="preserve">java </w:t>
      </w:r>
      <w:r>
        <w:rPr>
          <w:rFonts w:ascii="宋体" w:eastAsia="宋体" w:hAnsi="宋体" w:hint="eastAsia"/>
        </w:rPr>
        <w:t>评论管理类</w:t>
      </w:r>
    </w:p>
    <w:p w14:paraId="16D37132" w14:textId="77777777" w:rsidR="005E3B46" w:rsidRDefault="00000000">
      <w:pPr>
        <w:spacing w:line="360" w:lineRule="auto"/>
        <w:rPr>
          <w:rFonts w:ascii="宋体" w:eastAsia="宋体" w:hAnsi="宋体" w:hint="eastAsia"/>
        </w:rPr>
      </w:pPr>
      <w:r>
        <w:rPr>
          <w:rFonts w:ascii="宋体" w:eastAsia="宋体" w:hAnsi="宋体"/>
        </w:rPr>
        <w:t>数据层：</w:t>
      </w:r>
      <w:r>
        <w:rPr>
          <w:rFonts w:ascii="宋体" w:eastAsia="宋体" w:hAnsi="宋体" w:hint="eastAsia"/>
        </w:rPr>
        <w:t>Comment</w:t>
      </w:r>
      <w:r>
        <w:rPr>
          <w:rFonts w:ascii="宋体" w:eastAsia="宋体" w:hAnsi="宋体"/>
        </w:rPr>
        <w:t xml:space="preserve">.dat </w:t>
      </w:r>
      <w:r>
        <w:rPr>
          <w:rFonts w:ascii="宋体" w:eastAsia="宋体" w:hAnsi="宋体" w:hint="eastAsia"/>
        </w:rPr>
        <w:t>评论信息表</w:t>
      </w:r>
    </w:p>
    <w:p w14:paraId="48AA3AAB" w14:textId="77777777" w:rsidR="005E3B46" w:rsidRDefault="005E3B46">
      <w:pPr>
        <w:spacing w:line="360" w:lineRule="auto"/>
        <w:rPr>
          <w:rFonts w:ascii="宋体" w:eastAsia="宋体" w:hAnsi="宋体" w:hint="eastAsia"/>
        </w:rPr>
      </w:pPr>
    </w:p>
    <w:p w14:paraId="4599921B" w14:textId="77777777" w:rsidR="005E3B46" w:rsidRDefault="00000000">
      <w:pPr>
        <w:pStyle w:val="4"/>
        <w:rPr>
          <w:rFonts w:ascii="宋体" w:hAnsi="宋体" w:hint="eastAsia"/>
          <w:szCs w:val="21"/>
        </w:rPr>
      </w:pPr>
      <w:r>
        <w:rPr>
          <w:rFonts w:ascii="宋体" w:hAnsi="宋体"/>
          <w:szCs w:val="21"/>
        </w:rPr>
        <w:t>4.7对</w:t>
      </w:r>
      <w:r>
        <w:rPr>
          <w:rFonts w:ascii="宋体" w:hAnsi="宋体" w:hint="eastAsia"/>
          <w:szCs w:val="21"/>
        </w:rPr>
        <w:t>Like</w:t>
      </w:r>
      <w:r>
        <w:rPr>
          <w:rFonts w:ascii="宋体" w:hAnsi="宋体"/>
          <w:szCs w:val="21"/>
        </w:rPr>
        <w:t>类的三层划分</w:t>
      </w:r>
    </w:p>
    <w:p w14:paraId="2F86E370" w14:textId="77777777" w:rsidR="005E3B46" w:rsidRDefault="00000000">
      <w:pPr>
        <w:spacing w:line="360" w:lineRule="auto"/>
        <w:rPr>
          <w:rFonts w:ascii="宋体" w:eastAsia="宋体" w:hAnsi="宋体" w:hint="eastAsia"/>
        </w:rPr>
      </w:pPr>
      <w:r>
        <w:rPr>
          <w:rFonts w:ascii="宋体" w:eastAsia="宋体" w:hAnsi="宋体" w:hint="eastAsia"/>
        </w:rPr>
        <w:t>界面层：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9"/>
        <w:gridCol w:w="4117"/>
      </w:tblGrid>
      <w:tr w:rsidR="005E3B46" w14:paraId="634488CA" w14:textId="77777777">
        <w:tc>
          <w:tcPr>
            <w:tcW w:w="4179" w:type="dxa"/>
          </w:tcPr>
          <w:p w14:paraId="64CFFA0E" w14:textId="77777777" w:rsidR="005E3B46" w:rsidRDefault="00000000">
            <w:pPr>
              <w:spacing w:line="360" w:lineRule="auto"/>
              <w:jc w:val="center"/>
              <w:rPr>
                <w:rFonts w:ascii="宋体" w:eastAsia="宋体" w:hAnsi="宋体" w:hint="eastAsia"/>
              </w:rPr>
            </w:pPr>
            <w:r>
              <w:rPr>
                <w:rFonts w:ascii="宋体" w:eastAsia="宋体" w:hAnsi="宋体"/>
              </w:rPr>
              <w:t>名称</w:t>
            </w:r>
          </w:p>
        </w:tc>
        <w:tc>
          <w:tcPr>
            <w:tcW w:w="4117" w:type="dxa"/>
          </w:tcPr>
          <w:p w14:paraId="19B8D809" w14:textId="77777777" w:rsidR="005E3B46" w:rsidRDefault="00000000">
            <w:pPr>
              <w:spacing w:line="360" w:lineRule="auto"/>
              <w:jc w:val="center"/>
              <w:rPr>
                <w:rFonts w:ascii="宋体" w:eastAsia="宋体" w:hAnsi="宋体" w:hint="eastAsia"/>
              </w:rPr>
            </w:pPr>
            <w:r>
              <w:rPr>
                <w:rFonts w:ascii="宋体" w:eastAsia="宋体" w:hAnsi="宋体"/>
              </w:rPr>
              <w:t>描述</w:t>
            </w:r>
          </w:p>
        </w:tc>
      </w:tr>
      <w:tr w:rsidR="005E3B46" w14:paraId="5DBEF647" w14:textId="77777777">
        <w:tc>
          <w:tcPr>
            <w:tcW w:w="4179" w:type="dxa"/>
          </w:tcPr>
          <w:p w14:paraId="57409E13" w14:textId="77777777" w:rsidR="005E3B46" w:rsidRDefault="00000000">
            <w:pPr>
              <w:spacing w:line="360" w:lineRule="auto"/>
              <w:rPr>
                <w:rFonts w:ascii="宋体" w:eastAsia="宋体" w:hAnsi="宋体" w:hint="eastAsia"/>
              </w:rPr>
            </w:pPr>
            <w:r>
              <w:rPr>
                <w:rFonts w:ascii="宋体" w:eastAsia="宋体" w:hAnsi="宋体" w:hint="eastAsia"/>
              </w:rPr>
              <w:t>search</w:t>
            </w:r>
            <w:r>
              <w:rPr>
                <w:rFonts w:ascii="宋体" w:hAnsi="宋体" w:hint="eastAsia"/>
                <w:szCs w:val="21"/>
              </w:rPr>
              <w:t>Like</w:t>
            </w:r>
            <w:r>
              <w:rPr>
                <w:rFonts w:ascii="宋体" w:eastAsia="宋体" w:hAnsi="宋体"/>
              </w:rPr>
              <w:t>.html</w:t>
            </w:r>
          </w:p>
        </w:tc>
        <w:tc>
          <w:tcPr>
            <w:tcW w:w="4117" w:type="dxa"/>
          </w:tcPr>
          <w:p w14:paraId="64FD1FEF" w14:textId="77777777" w:rsidR="005E3B46" w:rsidRDefault="00000000">
            <w:pPr>
              <w:spacing w:line="360" w:lineRule="auto"/>
              <w:rPr>
                <w:rFonts w:ascii="宋体" w:eastAsia="宋体" w:hAnsi="宋体" w:hint="eastAsia"/>
              </w:rPr>
            </w:pPr>
            <w:r>
              <w:rPr>
                <w:rFonts w:ascii="宋体" w:eastAsia="宋体" w:hAnsi="宋体" w:hint="eastAsia"/>
              </w:rPr>
              <w:t>查看点赞</w:t>
            </w:r>
            <w:r>
              <w:rPr>
                <w:rFonts w:ascii="宋体" w:eastAsia="宋体" w:hAnsi="宋体"/>
              </w:rPr>
              <w:t>页面</w:t>
            </w:r>
          </w:p>
        </w:tc>
      </w:tr>
      <w:tr w:rsidR="005E3B46" w14:paraId="2AFAB73E" w14:textId="77777777">
        <w:trPr>
          <w:trHeight w:val="460"/>
        </w:trPr>
        <w:tc>
          <w:tcPr>
            <w:tcW w:w="4179" w:type="dxa"/>
          </w:tcPr>
          <w:p w14:paraId="01FAF590" w14:textId="77777777" w:rsidR="005E3B46" w:rsidRDefault="00000000">
            <w:pPr>
              <w:spacing w:line="360" w:lineRule="auto"/>
              <w:rPr>
                <w:rFonts w:ascii="宋体" w:eastAsia="宋体" w:hAnsi="宋体" w:hint="eastAsia"/>
              </w:rPr>
            </w:pPr>
            <w:r>
              <w:rPr>
                <w:rFonts w:ascii="宋体" w:eastAsia="宋体" w:hAnsi="宋体" w:hint="eastAsia"/>
              </w:rPr>
              <w:t>display</w:t>
            </w:r>
            <w:r>
              <w:rPr>
                <w:rFonts w:ascii="宋体" w:hAnsi="宋体" w:hint="eastAsia"/>
                <w:szCs w:val="21"/>
              </w:rPr>
              <w:t>Like</w:t>
            </w:r>
            <w:r>
              <w:rPr>
                <w:rFonts w:ascii="宋体" w:eastAsia="宋体" w:hAnsi="宋体"/>
              </w:rPr>
              <w:t>.html</w:t>
            </w:r>
          </w:p>
        </w:tc>
        <w:tc>
          <w:tcPr>
            <w:tcW w:w="4117" w:type="dxa"/>
          </w:tcPr>
          <w:p w14:paraId="13AB3AC8" w14:textId="77777777" w:rsidR="005E3B46" w:rsidRDefault="00000000">
            <w:pPr>
              <w:spacing w:line="360" w:lineRule="auto"/>
              <w:rPr>
                <w:rFonts w:ascii="宋体" w:eastAsia="宋体" w:hAnsi="宋体" w:hint="eastAsia"/>
              </w:rPr>
            </w:pPr>
            <w:r>
              <w:rPr>
                <w:rFonts w:ascii="宋体" w:eastAsia="宋体" w:hAnsi="宋体" w:hint="eastAsia"/>
              </w:rPr>
              <w:t>点赞详情页面</w:t>
            </w:r>
          </w:p>
        </w:tc>
      </w:tr>
      <w:tr w:rsidR="005E3B46" w14:paraId="6EA7AC0A" w14:textId="77777777">
        <w:trPr>
          <w:trHeight w:val="460"/>
        </w:trPr>
        <w:tc>
          <w:tcPr>
            <w:tcW w:w="4179" w:type="dxa"/>
          </w:tcPr>
          <w:p w14:paraId="6F5492EC" w14:textId="77777777" w:rsidR="005E3B46" w:rsidRDefault="00000000">
            <w:pPr>
              <w:spacing w:line="360" w:lineRule="auto"/>
              <w:rPr>
                <w:rFonts w:ascii="宋体" w:eastAsia="宋体" w:hAnsi="宋体" w:hint="eastAsia"/>
              </w:rPr>
            </w:pPr>
            <w:r>
              <w:rPr>
                <w:rFonts w:ascii="宋体" w:eastAsia="宋体" w:hAnsi="宋体" w:hint="eastAsia"/>
              </w:rPr>
              <w:t>Like.html</w:t>
            </w:r>
          </w:p>
        </w:tc>
        <w:tc>
          <w:tcPr>
            <w:tcW w:w="4117" w:type="dxa"/>
          </w:tcPr>
          <w:p w14:paraId="1A9559ED" w14:textId="77777777" w:rsidR="005E3B46" w:rsidRDefault="00000000">
            <w:pPr>
              <w:spacing w:line="360" w:lineRule="auto"/>
              <w:rPr>
                <w:rFonts w:ascii="宋体" w:eastAsia="宋体" w:hAnsi="宋体" w:hint="eastAsia"/>
              </w:rPr>
            </w:pPr>
            <w:r>
              <w:rPr>
                <w:rFonts w:ascii="宋体" w:eastAsia="宋体" w:hAnsi="宋体" w:hint="eastAsia"/>
              </w:rPr>
              <w:t>点赞</w:t>
            </w:r>
            <w:r>
              <w:rPr>
                <w:rFonts w:ascii="宋体" w:eastAsia="宋体" w:hAnsi="宋体"/>
              </w:rPr>
              <w:t>页面</w:t>
            </w:r>
          </w:p>
        </w:tc>
      </w:tr>
      <w:tr w:rsidR="005E3B46" w14:paraId="0FA82761" w14:textId="77777777">
        <w:trPr>
          <w:trHeight w:val="460"/>
        </w:trPr>
        <w:tc>
          <w:tcPr>
            <w:tcW w:w="4179" w:type="dxa"/>
          </w:tcPr>
          <w:p w14:paraId="317FFEC2" w14:textId="77777777" w:rsidR="005E3B46" w:rsidRDefault="00000000">
            <w:pPr>
              <w:spacing w:line="360" w:lineRule="auto"/>
              <w:rPr>
                <w:rFonts w:ascii="宋体" w:eastAsia="宋体" w:hAnsi="宋体" w:hint="eastAsia"/>
              </w:rPr>
            </w:pPr>
            <w:r>
              <w:rPr>
                <w:rFonts w:ascii="宋体" w:eastAsia="宋体" w:hAnsi="宋体" w:hint="eastAsia"/>
              </w:rPr>
              <w:t>cancelLike.html</w:t>
            </w:r>
          </w:p>
        </w:tc>
        <w:tc>
          <w:tcPr>
            <w:tcW w:w="4117" w:type="dxa"/>
          </w:tcPr>
          <w:p w14:paraId="165D2D86" w14:textId="77777777" w:rsidR="005E3B46" w:rsidRDefault="00000000">
            <w:pPr>
              <w:spacing w:line="360" w:lineRule="auto"/>
              <w:rPr>
                <w:rFonts w:ascii="宋体" w:eastAsia="宋体" w:hAnsi="宋体" w:hint="eastAsia"/>
              </w:rPr>
            </w:pPr>
            <w:r>
              <w:rPr>
                <w:rFonts w:ascii="宋体" w:eastAsia="宋体" w:hAnsi="宋体" w:hint="eastAsia"/>
              </w:rPr>
              <w:t>取消点赞</w:t>
            </w:r>
            <w:r>
              <w:rPr>
                <w:rFonts w:ascii="宋体" w:eastAsia="宋体" w:hAnsi="宋体"/>
              </w:rPr>
              <w:t>页面</w:t>
            </w:r>
          </w:p>
        </w:tc>
      </w:tr>
    </w:tbl>
    <w:p w14:paraId="40FB6278" w14:textId="77777777" w:rsidR="005E3B46" w:rsidRDefault="00000000">
      <w:pPr>
        <w:spacing w:line="360" w:lineRule="auto"/>
        <w:rPr>
          <w:rFonts w:ascii="宋体" w:eastAsia="宋体" w:hAnsi="宋体" w:hint="eastAsia"/>
        </w:rPr>
      </w:pPr>
      <w:r>
        <w:rPr>
          <w:rFonts w:ascii="宋体" w:eastAsia="宋体" w:hAnsi="宋体"/>
        </w:rPr>
        <w:t>事务层：</w:t>
      </w:r>
      <w:r>
        <w:rPr>
          <w:rFonts w:ascii="宋体" w:hAnsi="宋体" w:hint="eastAsia"/>
          <w:szCs w:val="21"/>
        </w:rPr>
        <w:t>Like</w:t>
      </w:r>
      <w:r>
        <w:rPr>
          <w:rFonts w:ascii="宋体" w:eastAsia="宋体" w:hAnsi="宋体" w:hint="eastAsia"/>
        </w:rPr>
        <w:t>.</w:t>
      </w:r>
      <w:r>
        <w:rPr>
          <w:rFonts w:ascii="宋体" w:eastAsia="宋体" w:hAnsi="宋体"/>
        </w:rPr>
        <w:t xml:space="preserve">java </w:t>
      </w:r>
      <w:r>
        <w:rPr>
          <w:rFonts w:ascii="宋体" w:eastAsia="宋体" w:hAnsi="宋体" w:hint="eastAsia"/>
        </w:rPr>
        <w:t>点赞类</w:t>
      </w:r>
    </w:p>
    <w:p w14:paraId="06FD7235" w14:textId="77777777" w:rsidR="005E3B46" w:rsidRDefault="00000000">
      <w:pPr>
        <w:spacing w:line="360" w:lineRule="auto"/>
        <w:rPr>
          <w:rFonts w:ascii="宋体" w:eastAsia="宋体" w:hAnsi="宋体" w:hint="eastAsia"/>
        </w:rPr>
      </w:pPr>
      <w:r>
        <w:rPr>
          <w:rFonts w:ascii="宋体" w:eastAsia="宋体" w:hAnsi="宋体"/>
        </w:rPr>
        <w:t>数据层：</w:t>
      </w:r>
      <w:r>
        <w:rPr>
          <w:rFonts w:ascii="宋体" w:hAnsi="宋体" w:hint="eastAsia"/>
          <w:szCs w:val="21"/>
        </w:rPr>
        <w:t>Like</w:t>
      </w:r>
      <w:r>
        <w:rPr>
          <w:rFonts w:ascii="宋体" w:eastAsia="宋体" w:hAnsi="宋体"/>
        </w:rPr>
        <w:t xml:space="preserve">.dat </w:t>
      </w:r>
      <w:r>
        <w:rPr>
          <w:rFonts w:ascii="宋体" w:eastAsia="宋体" w:hAnsi="宋体" w:hint="eastAsia"/>
        </w:rPr>
        <w:t>点赞信息表</w:t>
      </w:r>
    </w:p>
    <w:p w14:paraId="44132236" w14:textId="77777777" w:rsidR="005E3B46" w:rsidRDefault="00000000">
      <w:pPr>
        <w:pStyle w:val="1"/>
        <w:rPr>
          <w:rFonts w:ascii="华文中宋" w:eastAsia="华文中宋" w:hAnsi="华文中宋" w:hint="eastAsia"/>
          <w:sz w:val="32"/>
          <w:szCs w:val="32"/>
        </w:rPr>
      </w:pPr>
      <w:bookmarkStart w:id="197" w:name="_Toc149848667"/>
      <w:r>
        <w:rPr>
          <w:rFonts w:ascii="华文中宋" w:eastAsia="华文中宋" w:hAnsi="华文中宋" w:hint="eastAsia"/>
          <w:sz w:val="32"/>
          <w:szCs w:val="32"/>
        </w:rPr>
        <w:lastRenderedPageBreak/>
        <w:t>三、系统行为模型</w:t>
      </w:r>
      <w:bookmarkEnd w:id="197"/>
    </w:p>
    <w:p w14:paraId="2D144BFB" w14:textId="77777777" w:rsidR="005E3B46" w:rsidRDefault="00000000">
      <w:pPr>
        <w:pStyle w:val="2"/>
      </w:pPr>
      <w:bookmarkStart w:id="198" w:name="_Toc149848668"/>
      <w:r>
        <w:rPr>
          <w:rFonts w:hint="eastAsia"/>
        </w:rPr>
        <w:t>1</w:t>
      </w:r>
      <w:r>
        <w:rPr>
          <w:rFonts w:hint="eastAsia"/>
        </w:rPr>
        <w:t>、交互模型</w:t>
      </w:r>
      <w:bookmarkEnd w:id="198"/>
    </w:p>
    <w:p w14:paraId="7EB3B844" w14:textId="77777777" w:rsidR="005E3B46" w:rsidRDefault="00000000">
      <w:pPr>
        <w:pStyle w:val="4"/>
        <w:rPr>
          <w:rFonts w:ascii="宋体" w:hAnsi="宋体" w:hint="eastAsia"/>
          <w:szCs w:val="21"/>
        </w:rPr>
      </w:pPr>
      <w:r>
        <w:rPr>
          <w:rFonts w:ascii="宋体" w:hAnsi="宋体" w:hint="eastAsia"/>
          <w:szCs w:val="21"/>
        </w:rPr>
        <w:t>1</w:t>
      </w:r>
      <w:r>
        <w:rPr>
          <w:rFonts w:ascii="宋体" w:hAnsi="宋体"/>
          <w:szCs w:val="21"/>
        </w:rPr>
        <w:t xml:space="preserve">.1 </w:t>
      </w:r>
      <w:r>
        <w:rPr>
          <w:rFonts w:ascii="宋体" w:hAnsi="宋体" w:hint="eastAsia"/>
          <w:szCs w:val="21"/>
        </w:rPr>
        <w:t>用户登录顺序图</w:t>
      </w:r>
    </w:p>
    <w:p w14:paraId="4FB111F9" w14:textId="77777777" w:rsidR="005E3B46" w:rsidRDefault="00000000">
      <w:r>
        <w:rPr>
          <w:noProof/>
        </w:rPr>
        <w:drawing>
          <wp:inline distT="0" distB="0" distL="0" distR="0" wp14:anchorId="7FC91C44" wp14:editId="614E5D0E">
            <wp:extent cx="5509260" cy="3092450"/>
            <wp:effectExtent l="0" t="0" r="0" b="0"/>
            <wp:docPr id="1154448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48149" name="图片 1"/>
                    <pic:cNvPicPr>
                      <a:picLocks noChangeAspect="1" noChangeArrowheads="1"/>
                    </pic:cNvPicPr>
                  </pic:nvPicPr>
                  <pic:blipFill>
                    <a:blip r:embed="rId13">
                      <a:extLst>
                        <a:ext uri="{28A0092B-C50C-407E-A947-70E740481C1C}">
                          <a14:useLocalDpi xmlns:a14="http://schemas.microsoft.com/office/drawing/2010/main" val="0"/>
                        </a:ext>
                      </a:extLst>
                    </a:blip>
                    <a:srcRect r="32218" b="36622"/>
                    <a:stretch>
                      <a:fillRect/>
                    </a:stretch>
                  </pic:blipFill>
                  <pic:spPr>
                    <a:xfrm>
                      <a:off x="0" y="0"/>
                      <a:ext cx="5527566" cy="3102507"/>
                    </a:xfrm>
                    <a:prstGeom prst="rect">
                      <a:avLst/>
                    </a:prstGeom>
                    <a:noFill/>
                    <a:ln>
                      <a:noFill/>
                    </a:ln>
                  </pic:spPr>
                </pic:pic>
              </a:graphicData>
            </a:graphic>
          </wp:inline>
        </w:drawing>
      </w:r>
    </w:p>
    <w:p w14:paraId="570B4E4E" w14:textId="77777777" w:rsidR="005E3B46" w:rsidRDefault="00000000">
      <w:pPr>
        <w:pStyle w:val="4"/>
        <w:rPr>
          <w:rFonts w:ascii="宋体" w:hAnsi="宋体" w:hint="eastAsia"/>
          <w:szCs w:val="21"/>
        </w:rPr>
      </w:pPr>
      <w:r>
        <w:rPr>
          <w:rFonts w:ascii="宋体" w:hAnsi="宋体"/>
          <w:szCs w:val="21"/>
        </w:rPr>
        <w:t>1.</w:t>
      </w:r>
      <w:r>
        <w:rPr>
          <w:rFonts w:ascii="宋体" w:hAnsi="宋体" w:hint="eastAsia"/>
          <w:szCs w:val="21"/>
        </w:rPr>
        <w:t>2</w:t>
      </w:r>
      <w:r>
        <w:rPr>
          <w:rFonts w:ascii="宋体" w:hAnsi="宋体"/>
          <w:szCs w:val="21"/>
        </w:rPr>
        <w:t xml:space="preserve"> </w:t>
      </w:r>
      <w:r>
        <w:rPr>
          <w:rFonts w:ascii="宋体" w:hAnsi="宋体" w:hint="eastAsia"/>
          <w:szCs w:val="21"/>
        </w:rPr>
        <w:t>用户注册顺序图</w:t>
      </w:r>
    </w:p>
    <w:p w14:paraId="67C7DFCC" w14:textId="77777777" w:rsidR="005E3B46" w:rsidRDefault="00000000">
      <w:r>
        <w:rPr>
          <w:noProof/>
        </w:rPr>
        <w:drawing>
          <wp:inline distT="0" distB="0" distL="0" distR="0" wp14:anchorId="1654C1C6" wp14:editId="4C9A7AAE">
            <wp:extent cx="5584825" cy="2908300"/>
            <wp:effectExtent l="0" t="0" r="0" b="0"/>
            <wp:docPr id="514111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11467" name="图片 1"/>
                    <pic:cNvPicPr>
                      <a:picLocks noChangeAspect="1" noChangeArrowheads="1"/>
                    </pic:cNvPicPr>
                  </pic:nvPicPr>
                  <pic:blipFill>
                    <a:blip r:embed="rId14">
                      <a:extLst>
                        <a:ext uri="{28A0092B-C50C-407E-A947-70E740481C1C}">
                          <a14:useLocalDpi xmlns:a14="http://schemas.microsoft.com/office/drawing/2010/main" val="0"/>
                        </a:ext>
                      </a:extLst>
                    </a:blip>
                    <a:srcRect r="33181" b="37256"/>
                    <a:stretch>
                      <a:fillRect/>
                    </a:stretch>
                  </pic:blipFill>
                  <pic:spPr>
                    <a:xfrm>
                      <a:off x="0" y="0"/>
                      <a:ext cx="5594861" cy="2913360"/>
                    </a:xfrm>
                    <a:prstGeom prst="rect">
                      <a:avLst/>
                    </a:prstGeom>
                    <a:noFill/>
                    <a:ln>
                      <a:noFill/>
                    </a:ln>
                  </pic:spPr>
                </pic:pic>
              </a:graphicData>
            </a:graphic>
          </wp:inline>
        </w:drawing>
      </w:r>
    </w:p>
    <w:p w14:paraId="79E190AA" w14:textId="77777777" w:rsidR="005E3B46" w:rsidRDefault="00000000">
      <w:pPr>
        <w:pStyle w:val="4"/>
        <w:rPr>
          <w:rFonts w:ascii="宋体" w:hAnsi="宋体" w:hint="eastAsia"/>
          <w:szCs w:val="21"/>
        </w:rPr>
      </w:pPr>
      <w:r>
        <w:rPr>
          <w:rFonts w:ascii="宋体" w:hAnsi="宋体"/>
          <w:szCs w:val="21"/>
        </w:rPr>
        <w:lastRenderedPageBreak/>
        <w:t>1.</w:t>
      </w:r>
      <w:r>
        <w:rPr>
          <w:rFonts w:ascii="宋体" w:hAnsi="宋体" w:hint="eastAsia"/>
          <w:szCs w:val="21"/>
        </w:rPr>
        <w:t>3</w:t>
      </w:r>
      <w:r>
        <w:rPr>
          <w:rFonts w:ascii="宋体" w:hAnsi="宋体"/>
          <w:szCs w:val="21"/>
        </w:rPr>
        <w:t xml:space="preserve"> </w:t>
      </w:r>
      <w:r>
        <w:rPr>
          <w:rFonts w:ascii="宋体" w:hAnsi="宋体" w:hint="eastAsia"/>
          <w:szCs w:val="21"/>
        </w:rPr>
        <w:t>修改用户信息顺序图</w:t>
      </w:r>
    </w:p>
    <w:p w14:paraId="5D77B7C0" w14:textId="77777777" w:rsidR="005E3B46" w:rsidRDefault="00000000">
      <w:r>
        <w:rPr>
          <w:noProof/>
        </w:rPr>
        <w:drawing>
          <wp:inline distT="0" distB="0" distL="0" distR="0" wp14:anchorId="5D61566D" wp14:editId="7A3D7F0B">
            <wp:extent cx="5314950" cy="3143250"/>
            <wp:effectExtent l="0" t="0" r="0" b="0"/>
            <wp:docPr id="9249338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33800" name="图片 2"/>
                    <pic:cNvPicPr>
                      <a:picLocks noChangeAspect="1" noChangeArrowheads="1"/>
                    </pic:cNvPicPr>
                  </pic:nvPicPr>
                  <pic:blipFill>
                    <a:blip r:embed="rId15">
                      <a:extLst>
                        <a:ext uri="{28A0092B-C50C-407E-A947-70E740481C1C}">
                          <a14:useLocalDpi xmlns:a14="http://schemas.microsoft.com/office/drawing/2010/main" val="0"/>
                        </a:ext>
                      </a:extLst>
                    </a:blip>
                    <a:srcRect r="32820" b="36963"/>
                    <a:stretch>
                      <a:fillRect/>
                    </a:stretch>
                  </pic:blipFill>
                  <pic:spPr>
                    <a:xfrm>
                      <a:off x="0" y="0"/>
                      <a:ext cx="5318678" cy="3145455"/>
                    </a:xfrm>
                    <a:prstGeom prst="rect">
                      <a:avLst/>
                    </a:prstGeom>
                    <a:noFill/>
                    <a:ln>
                      <a:noFill/>
                    </a:ln>
                  </pic:spPr>
                </pic:pic>
              </a:graphicData>
            </a:graphic>
          </wp:inline>
        </w:drawing>
      </w:r>
    </w:p>
    <w:p w14:paraId="54D13377" w14:textId="77777777" w:rsidR="005E3B46" w:rsidRDefault="00000000">
      <w:pPr>
        <w:pStyle w:val="4"/>
        <w:rPr>
          <w:rFonts w:ascii="宋体" w:hAnsi="宋体" w:hint="eastAsia"/>
          <w:szCs w:val="21"/>
        </w:rPr>
      </w:pPr>
      <w:r>
        <w:rPr>
          <w:rFonts w:ascii="宋体" w:hAnsi="宋体"/>
          <w:szCs w:val="21"/>
        </w:rPr>
        <w:t>1.</w:t>
      </w:r>
      <w:r>
        <w:rPr>
          <w:rFonts w:ascii="宋体" w:hAnsi="宋体" w:hint="eastAsia"/>
          <w:szCs w:val="21"/>
        </w:rPr>
        <w:t>4</w:t>
      </w:r>
      <w:r>
        <w:rPr>
          <w:rFonts w:ascii="宋体" w:hAnsi="宋体"/>
          <w:szCs w:val="21"/>
        </w:rPr>
        <w:t xml:space="preserve"> </w:t>
      </w:r>
      <w:r>
        <w:rPr>
          <w:rFonts w:ascii="宋体" w:hAnsi="宋体" w:hint="eastAsia"/>
          <w:szCs w:val="21"/>
        </w:rPr>
        <w:t>注销账号顺序图</w:t>
      </w:r>
    </w:p>
    <w:p w14:paraId="78B03997" w14:textId="77777777" w:rsidR="005E3B46" w:rsidRDefault="00000000">
      <w:r>
        <w:rPr>
          <w:noProof/>
        </w:rPr>
        <w:drawing>
          <wp:inline distT="0" distB="0" distL="0" distR="0" wp14:anchorId="243FB4F8" wp14:editId="3B0E5E31">
            <wp:extent cx="5396865" cy="2813050"/>
            <wp:effectExtent l="0" t="0" r="0" b="0"/>
            <wp:docPr id="6969164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16479" name="图片 3"/>
                    <pic:cNvPicPr>
                      <a:picLocks noChangeAspect="1" noChangeArrowheads="1"/>
                    </pic:cNvPicPr>
                  </pic:nvPicPr>
                  <pic:blipFill>
                    <a:blip r:embed="rId16">
                      <a:extLst>
                        <a:ext uri="{28A0092B-C50C-407E-A947-70E740481C1C}">
                          <a14:useLocalDpi xmlns:a14="http://schemas.microsoft.com/office/drawing/2010/main" val="0"/>
                        </a:ext>
                      </a:extLst>
                    </a:blip>
                    <a:srcRect r="34626" b="39088"/>
                    <a:stretch>
                      <a:fillRect/>
                    </a:stretch>
                  </pic:blipFill>
                  <pic:spPr>
                    <a:xfrm>
                      <a:off x="0" y="0"/>
                      <a:ext cx="5401616" cy="2815207"/>
                    </a:xfrm>
                    <a:prstGeom prst="rect">
                      <a:avLst/>
                    </a:prstGeom>
                    <a:noFill/>
                    <a:ln>
                      <a:noFill/>
                    </a:ln>
                  </pic:spPr>
                </pic:pic>
              </a:graphicData>
            </a:graphic>
          </wp:inline>
        </w:drawing>
      </w:r>
    </w:p>
    <w:p w14:paraId="1B9E3C23" w14:textId="77777777" w:rsidR="005E3B46" w:rsidRDefault="00000000">
      <w:pPr>
        <w:pStyle w:val="4"/>
      </w:pPr>
      <w:r>
        <w:rPr>
          <w:rFonts w:ascii="宋体" w:hAnsi="宋体"/>
          <w:szCs w:val="21"/>
        </w:rPr>
        <w:lastRenderedPageBreak/>
        <w:t>1.</w:t>
      </w:r>
      <w:r>
        <w:rPr>
          <w:rFonts w:ascii="宋体" w:hAnsi="宋体" w:hint="eastAsia"/>
          <w:szCs w:val="21"/>
        </w:rPr>
        <w:t>5</w:t>
      </w:r>
      <w:r>
        <w:rPr>
          <w:rFonts w:ascii="宋体" w:hAnsi="宋体"/>
          <w:szCs w:val="21"/>
        </w:rPr>
        <w:t xml:space="preserve"> </w:t>
      </w:r>
      <w:r>
        <w:rPr>
          <w:rFonts w:ascii="宋体" w:hAnsi="宋体" w:hint="eastAsia"/>
          <w:szCs w:val="21"/>
        </w:rPr>
        <w:t>密码找回顺序图</w:t>
      </w:r>
    </w:p>
    <w:p w14:paraId="2075BBF2" w14:textId="77777777" w:rsidR="005E3B46" w:rsidRDefault="00000000">
      <w:r>
        <w:rPr>
          <w:noProof/>
        </w:rPr>
        <w:drawing>
          <wp:inline distT="0" distB="0" distL="0" distR="0" wp14:anchorId="31405E4F" wp14:editId="0D6ED4BE">
            <wp:extent cx="5557520" cy="2197100"/>
            <wp:effectExtent l="0" t="0" r="0" b="0"/>
            <wp:docPr id="209342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2470" name="图片 1"/>
                    <pic:cNvPicPr>
                      <a:picLocks noChangeAspect="1" noChangeArrowheads="1"/>
                    </pic:cNvPicPr>
                  </pic:nvPicPr>
                  <pic:blipFill>
                    <a:blip r:embed="rId17">
                      <a:extLst>
                        <a:ext uri="{28A0092B-C50C-407E-A947-70E740481C1C}">
                          <a14:useLocalDpi xmlns:a14="http://schemas.microsoft.com/office/drawing/2010/main" val="0"/>
                        </a:ext>
                      </a:extLst>
                    </a:blip>
                    <a:srcRect r="33301" b="38963"/>
                    <a:stretch>
                      <a:fillRect/>
                    </a:stretch>
                  </pic:blipFill>
                  <pic:spPr>
                    <a:xfrm>
                      <a:off x="0" y="0"/>
                      <a:ext cx="5568785" cy="2201379"/>
                    </a:xfrm>
                    <a:prstGeom prst="rect">
                      <a:avLst/>
                    </a:prstGeom>
                    <a:noFill/>
                    <a:ln>
                      <a:noFill/>
                    </a:ln>
                  </pic:spPr>
                </pic:pic>
              </a:graphicData>
            </a:graphic>
          </wp:inline>
        </w:drawing>
      </w:r>
    </w:p>
    <w:p w14:paraId="5FB7F35A" w14:textId="77777777" w:rsidR="005E3B46" w:rsidRDefault="005E3B46"/>
    <w:p w14:paraId="2EFFA5A1" w14:textId="77777777" w:rsidR="005E3B46" w:rsidRDefault="00000000">
      <w:pPr>
        <w:pStyle w:val="4"/>
        <w:rPr>
          <w:rFonts w:ascii="宋体" w:hAnsi="宋体" w:hint="eastAsia"/>
          <w:szCs w:val="21"/>
        </w:rPr>
      </w:pPr>
      <w:r>
        <w:rPr>
          <w:rFonts w:ascii="宋体" w:hAnsi="宋体" w:hint="eastAsia"/>
          <w:szCs w:val="21"/>
        </w:rPr>
        <w:t>1.6查询用户顺序图</w:t>
      </w:r>
    </w:p>
    <w:p w14:paraId="2081D47A" w14:textId="77777777" w:rsidR="005E3B46" w:rsidRDefault="00000000">
      <w:r>
        <w:rPr>
          <w:noProof/>
        </w:rPr>
        <w:drawing>
          <wp:inline distT="0" distB="0" distL="114300" distR="114300" wp14:anchorId="6FE440E8" wp14:editId="229AF3DA">
            <wp:extent cx="5265420" cy="2733675"/>
            <wp:effectExtent l="0" t="0" r="5080"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8"/>
                    <a:stretch>
                      <a:fillRect/>
                    </a:stretch>
                  </pic:blipFill>
                  <pic:spPr>
                    <a:xfrm>
                      <a:off x="0" y="0"/>
                      <a:ext cx="5265420" cy="2733675"/>
                    </a:xfrm>
                    <a:prstGeom prst="rect">
                      <a:avLst/>
                    </a:prstGeom>
                    <a:noFill/>
                    <a:ln>
                      <a:noFill/>
                    </a:ln>
                  </pic:spPr>
                </pic:pic>
              </a:graphicData>
            </a:graphic>
          </wp:inline>
        </w:drawing>
      </w:r>
    </w:p>
    <w:p w14:paraId="2FC10EA2" w14:textId="77777777" w:rsidR="005E3B46" w:rsidRDefault="00000000">
      <w:pPr>
        <w:pStyle w:val="4"/>
        <w:rPr>
          <w:rFonts w:ascii="宋体" w:hAnsi="宋体" w:hint="eastAsia"/>
          <w:szCs w:val="21"/>
        </w:rPr>
      </w:pPr>
      <w:r>
        <w:rPr>
          <w:rFonts w:ascii="宋体" w:hAnsi="宋体"/>
          <w:szCs w:val="21"/>
        </w:rPr>
        <w:lastRenderedPageBreak/>
        <w:t>1.</w:t>
      </w:r>
      <w:r>
        <w:rPr>
          <w:rFonts w:ascii="宋体" w:hAnsi="宋体" w:hint="eastAsia"/>
          <w:szCs w:val="21"/>
        </w:rPr>
        <w:t>7删除猫咪顺序图</w:t>
      </w:r>
    </w:p>
    <w:p w14:paraId="1C5B2D2D" w14:textId="77777777" w:rsidR="005E3B46" w:rsidRDefault="00000000">
      <w:pPr>
        <w:spacing w:line="360" w:lineRule="auto"/>
        <w:rPr>
          <w:rFonts w:ascii="Consolas" w:hAnsi="Consolas" w:cs="宋体"/>
        </w:rPr>
      </w:pPr>
      <w:r>
        <w:rPr>
          <w:noProof/>
        </w:rPr>
        <w:drawing>
          <wp:inline distT="0" distB="0" distL="114300" distR="114300" wp14:anchorId="2D89B781" wp14:editId="1751AA61">
            <wp:extent cx="5267325" cy="2738120"/>
            <wp:effectExtent l="0" t="0" r="3175" b="508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9"/>
                    <a:stretch>
                      <a:fillRect/>
                    </a:stretch>
                  </pic:blipFill>
                  <pic:spPr>
                    <a:xfrm>
                      <a:off x="0" y="0"/>
                      <a:ext cx="5267325" cy="2738120"/>
                    </a:xfrm>
                    <a:prstGeom prst="rect">
                      <a:avLst/>
                    </a:prstGeom>
                    <a:noFill/>
                    <a:ln>
                      <a:noFill/>
                    </a:ln>
                  </pic:spPr>
                </pic:pic>
              </a:graphicData>
            </a:graphic>
          </wp:inline>
        </w:drawing>
      </w:r>
    </w:p>
    <w:p w14:paraId="70E0E665" w14:textId="77777777" w:rsidR="005E3B46" w:rsidRDefault="005E3B46">
      <w:pPr>
        <w:spacing w:line="360" w:lineRule="auto"/>
        <w:jc w:val="center"/>
        <w:rPr>
          <w:rFonts w:ascii="Consolas" w:hAnsi="Consolas" w:cs="宋体"/>
          <w:color w:val="000000" w:themeColor="text1"/>
        </w:rPr>
      </w:pPr>
    </w:p>
    <w:p w14:paraId="7EF3A2BB" w14:textId="77777777" w:rsidR="005E3B46" w:rsidRDefault="00000000">
      <w:pPr>
        <w:pStyle w:val="4"/>
        <w:rPr>
          <w:rFonts w:ascii="宋体" w:hAnsi="宋体" w:hint="eastAsia"/>
          <w:szCs w:val="21"/>
        </w:rPr>
      </w:pPr>
      <w:r>
        <w:rPr>
          <w:rFonts w:ascii="宋体" w:hAnsi="宋体" w:hint="eastAsia"/>
          <w:szCs w:val="21"/>
        </w:rPr>
        <w:t>1</w:t>
      </w:r>
      <w:r>
        <w:rPr>
          <w:rFonts w:ascii="宋体" w:hAnsi="宋体"/>
          <w:szCs w:val="21"/>
        </w:rPr>
        <w:t>.</w:t>
      </w:r>
      <w:r>
        <w:rPr>
          <w:rFonts w:ascii="宋体" w:hAnsi="宋体" w:hint="eastAsia"/>
          <w:szCs w:val="21"/>
        </w:rPr>
        <w:t>8更改猫咪信息顺序图</w:t>
      </w:r>
    </w:p>
    <w:p w14:paraId="63B6CB74" w14:textId="77777777" w:rsidR="005E3B46" w:rsidRDefault="00000000">
      <w:pPr>
        <w:spacing w:line="360" w:lineRule="auto"/>
        <w:rPr>
          <w:rFonts w:ascii="宋体" w:hAnsi="宋体" w:hint="eastAsia"/>
          <w:szCs w:val="21"/>
        </w:rPr>
      </w:pPr>
      <w:r>
        <w:rPr>
          <w:noProof/>
        </w:rPr>
        <w:drawing>
          <wp:inline distT="0" distB="0" distL="114300" distR="114300" wp14:anchorId="33020EE6" wp14:editId="71026837">
            <wp:extent cx="5273675" cy="3439160"/>
            <wp:effectExtent l="0" t="0" r="9525" b="254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0"/>
                    <a:stretch>
                      <a:fillRect/>
                    </a:stretch>
                  </pic:blipFill>
                  <pic:spPr>
                    <a:xfrm>
                      <a:off x="0" y="0"/>
                      <a:ext cx="5273675" cy="3439160"/>
                    </a:xfrm>
                    <a:prstGeom prst="rect">
                      <a:avLst/>
                    </a:prstGeom>
                    <a:noFill/>
                    <a:ln>
                      <a:noFill/>
                    </a:ln>
                  </pic:spPr>
                </pic:pic>
              </a:graphicData>
            </a:graphic>
          </wp:inline>
        </w:drawing>
      </w:r>
    </w:p>
    <w:p w14:paraId="76A81427" w14:textId="77777777" w:rsidR="005E3B46" w:rsidRDefault="00000000">
      <w:pPr>
        <w:pStyle w:val="4"/>
        <w:rPr>
          <w:rFonts w:ascii="宋体" w:hAnsi="宋体" w:hint="eastAsia"/>
          <w:szCs w:val="21"/>
        </w:rPr>
      </w:pPr>
      <w:r>
        <w:rPr>
          <w:rFonts w:ascii="宋体" w:hAnsi="宋体"/>
          <w:szCs w:val="21"/>
        </w:rPr>
        <w:t>1.</w:t>
      </w:r>
      <w:r>
        <w:rPr>
          <w:rFonts w:ascii="宋体" w:hAnsi="宋体" w:hint="eastAsia"/>
          <w:szCs w:val="21"/>
        </w:rPr>
        <w:t>9查询猫咪顺序图</w:t>
      </w:r>
    </w:p>
    <w:p w14:paraId="291A1567" w14:textId="77777777" w:rsidR="005E3B46" w:rsidRDefault="005E3B46">
      <w:pPr>
        <w:rPr>
          <w:rFonts w:ascii="宋体" w:hAnsi="宋体" w:hint="eastAsia"/>
          <w:szCs w:val="21"/>
        </w:rPr>
      </w:pPr>
    </w:p>
    <w:p w14:paraId="68B3E65C" w14:textId="77777777" w:rsidR="005E3B46" w:rsidRDefault="00000000">
      <w:pPr>
        <w:rPr>
          <w:rFonts w:ascii="宋体" w:hAnsi="宋体" w:hint="eastAsia"/>
          <w:szCs w:val="21"/>
        </w:rPr>
      </w:pPr>
      <w:r>
        <w:rPr>
          <w:noProof/>
        </w:rPr>
        <w:lastRenderedPageBreak/>
        <w:drawing>
          <wp:inline distT="0" distB="0" distL="114300" distR="114300" wp14:anchorId="0464FDF2" wp14:editId="316ED90C">
            <wp:extent cx="5269865" cy="2649855"/>
            <wp:effectExtent l="0" t="0" r="635" b="444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21"/>
                    <a:stretch>
                      <a:fillRect/>
                    </a:stretch>
                  </pic:blipFill>
                  <pic:spPr>
                    <a:xfrm>
                      <a:off x="0" y="0"/>
                      <a:ext cx="5269865" cy="2649855"/>
                    </a:xfrm>
                    <a:prstGeom prst="rect">
                      <a:avLst/>
                    </a:prstGeom>
                    <a:noFill/>
                    <a:ln>
                      <a:noFill/>
                    </a:ln>
                  </pic:spPr>
                </pic:pic>
              </a:graphicData>
            </a:graphic>
          </wp:inline>
        </w:drawing>
      </w:r>
    </w:p>
    <w:p w14:paraId="58993E5F" w14:textId="77777777" w:rsidR="005E3B46" w:rsidRDefault="00000000">
      <w:pPr>
        <w:pStyle w:val="4"/>
        <w:rPr>
          <w:rFonts w:ascii="宋体" w:hAnsi="宋体" w:hint="eastAsia"/>
          <w:szCs w:val="21"/>
        </w:rPr>
      </w:pPr>
      <w:r>
        <w:rPr>
          <w:rFonts w:ascii="宋体" w:hAnsi="宋体"/>
          <w:szCs w:val="21"/>
        </w:rPr>
        <w:t>1.</w:t>
      </w:r>
      <w:r>
        <w:rPr>
          <w:rFonts w:ascii="宋体" w:hAnsi="宋体" w:hint="eastAsia"/>
          <w:szCs w:val="21"/>
        </w:rPr>
        <w:t>10增加猫咪顺序图</w:t>
      </w:r>
    </w:p>
    <w:p w14:paraId="09FAB262" w14:textId="77777777" w:rsidR="005E3B46" w:rsidRDefault="00000000">
      <w:pPr>
        <w:pStyle w:val="af0"/>
        <w:spacing w:line="360" w:lineRule="auto"/>
        <w:ind w:firstLineChars="0" w:firstLine="0"/>
        <w:rPr>
          <w:rFonts w:ascii="Consolas" w:hAnsi="Consolas"/>
          <w:color w:val="000000" w:themeColor="text1"/>
        </w:rPr>
      </w:pPr>
      <w:r>
        <w:rPr>
          <w:noProof/>
        </w:rPr>
        <w:drawing>
          <wp:inline distT="0" distB="0" distL="114300" distR="114300" wp14:anchorId="04897AAE" wp14:editId="2934061B">
            <wp:extent cx="5261610" cy="2499995"/>
            <wp:effectExtent l="0" t="0" r="8890" b="190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2"/>
                    <a:stretch>
                      <a:fillRect/>
                    </a:stretch>
                  </pic:blipFill>
                  <pic:spPr>
                    <a:xfrm>
                      <a:off x="0" y="0"/>
                      <a:ext cx="5261610" cy="2499995"/>
                    </a:xfrm>
                    <a:prstGeom prst="rect">
                      <a:avLst/>
                    </a:prstGeom>
                    <a:noFill/>
                    <a:ln>
                      <a:noFill/>
                    </a:ln>
                  </pic:spPr>
                </pic:pic>
              </a:graphicData>
            </a:graphic>
          </wp:inline>
        </w:drawing>
      </w:r>
    </w:p>
    <w:p w14:paraId="719A1458" w14:textId="77777777" w:rsidR="005E3B46" w:rsidRDefault="00000000">
      <w:pPr>
        <w:pStyle w:val="4"/>
        <w:rPr>
          <w:rFonts w:ascii="宋体" w:hAnsi="宋体" w:hint="eastAsia"/>
          <w:szCs w:val="21"/>
        </w:rPr>
      </w:pPr>
      <w:r>
        <w:rPr>
          <w:rFonts w:ascii="宋体" w:hAnsi="宋体"/>
          <w:szCs w:val="21"/>
        </w:rPr>
        <w:lastRenderedPageBreak/>
        <w:t>1.1</w:t>
      </w:r>
      <w:r>
        <w:rPr>
          <w:rFonts w:ascii="宋体" w:hAnsi="宋体" w:hint="eastAsia"/>
          <w:szCs w:val="21"/>
        </w:rPr>
        <w:t>1商品下单顺序图</w:t>
      </w:r>
    </w:p>
    <w:p w14:paraId="3F0B5D65" w14:textId="77777777" w:rsidR="005E3B46" w:rsidRDefault="00000000">
      <w:pPr>
        <w:pStyle w:val="af0"/>
        <w:spacing w:line="360" w:lineRule="auto"/>
        <w:ind w:left="480" w:firstLineChars="0" w:firstLine="0"/>
        <w:rPr>
          <w:rFonts w:ascii="Consolas" w:hAnsi="Consolas"/>
          <w:color w:val="000000" w:themeColor="text1"/>
        </w:rPr>
      </w:pPr>
      <w:r>
        <w:rPr>
          <w:noProof/>
        </w:rPr>
        <w:drawing>
          <wp:inline distT="0" distB="0" distL="114300" distR="114300" wp14:anchorId="4BDB09AF" wp14:editId="2D0F4A2E">
            <wp:extent cx="5267325" cy="2680335"/>
            <wp:effectExtent l="0" t="0" r="3175" b="1206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3"/>
                    <a:stretch>
                      <a:fillRect/>
                    </a:stretch>
                  </pic:blipFill>
                  <pic:spPr>
                    <a:xfrm>
                      <a:off x="0" y="0"/>
                      <a:ext cx="5267325" cy="2680335"/>
                    </a:xfrm>
                    <a:prstGeom prst="rect">
                      <a:avLst/>
                    </a:prstGeom>
                    <a:noFill/>
                    <a:ln>
                      <a:noFill/>
                    </a:ln>
                  </pic:spPr>
                </pic:pic>
              </a:graphicData>
            </a:graphic>
          </wp:inline>
        </w:drawing>
      </w:r>
    </w:p>
    <w:p w14:paraId="320AB50C" w14:textId="77777777" w:rsidR="005E3B46" w:rsidRDefault="00000000">
      <w:pPr>
        <w:pStyle w:val="4"/>
        <w:rPr>
          <w:rFonts w:ascii="宋体" w:hAnsi="宋体" w:hint="eastAsia"/>
          <w:szCs w:val="21"/>
        </w:rPr>
      </w:pPr>
      <w:r>
        <w:rPr>
          <w:rFonts w:ascii="宋体" w:hAnsi="宋体"/>
          <w:szCs w:val="21"/>
        </w:rPr>
        <w:t>1.1</w:t>
      </w:r>
      <w:r>
        <w:rPr>
          <w:rFonts w:ascii="宋体" w:hAnsi="宋体" w:hint="eastAsia"/>
          <w:szCs w:val="21"/>
        </w:rPr>
        <w:t>2修改订单顺序图</w:t>
      </w:r>
    </w:p>
    <w:p w14:paraId="5FD06087" w14:textId="77777777" w:rsidR="005E3B46" w:rsidRDefault="00000000">
      <w:pPr>
        <w:pStyle w:val="af0"/>
        <w:spacing w:line="360" w:lineRule="auto"/>
        <w:ind w:left="480" w:firstLineChars="0" w:firstLine="0"/>
        <w:rPr>
          <w:rFonts w:ascii="Consolas" w:hAnsi="Consolas"/>
          <w:color w:val="000000" w:themeColor="text1"/>
        </w:rPr>
      </w:pPr>
      <w:r>
        <w:rPr>
          <w:noProof/>
        </w:rPr>
        <w:drawing>
          <wp:inline distT="0" distB="0" distL="114300" distR="114300" wp14:anchorId="3E9D84C1" wp14:editId="3BFAA2E0">
            <wp:extent cx="5265420" cy="3483610"/>
            <wp:effectExtent l="0" t="0" r="5080" b="889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24"/>
                    <a:stretch>
                      <a:fillRect/>
                    </a:stretch>
                  </pic:blipFill>
                  <pic:spPr>
                    <a:xfrm>
                      <a:off x="0" y="0"/>
                      <a:ext cx="5265420" cy="3483610"/>
                    </a:xfrm>
                    <a:prstGeom prst="rect">
                      <a:avLst/>
                    </a:prstGeom>
                    <a:noFill/>
                    <a:ln>
                      <a:noFill/>
                    </a:ln>
                  </pic:spPr>
                </pic:pic>
              </a:graphicData>
            </a:graphic>
          </wp:inline>
        </w:drawing>
      </w:r>
    </w:p>
    <w:p w14:paraId="58140CB5" w14:textId="77777777" w:rsidR="005E3B46" w:rsidRDefault="00000000">
      <w:pPr>
        <w:pStyle w:val="4"/>
        <w:rPr>
          <w:rFonts w:ascii="宋体" w:hAnsi="宋体" w:hint="eastAsia"/>
          <w:szCs w:val="21"/>
        </w:rPr>
      </w:pPr>
      <w:r>
        <w:rPr>
          <w:rFonts w:ascii="宋体" w:hAnsi="宋体"/>
          <w:szCs w:val="21"/>
        </w:rPr>
        <w:lastRenderedPageBreak/>
        <w:t>1.1</w:t>
      </w:r>
      <w:r>
        <w:rPr>
          <w:rFonts w:ascii="宋体" w:hAnsi="宋体" w:hint="eastAsia"/>
          <w:szCs w:val="21"/>
        </w:rPr>
        <w:t>3查询订单顺序图</w:t>
      </w:r>
    </w:p>
    <w:p w14:paraId="14386AA7" w14:textId="77777777" w:rsidR="005E3B46" w:rsidRDefault="00000000">
      <w:pPr>
        <w:pStyle w:val="af0"/>
        <w:spacing w:line="360" w:lineRule="auto"/>
        <w:ind w:left="480" w:firstLineChars="0" w:firstLine="0"/>
        <w:rPr>
          <w:rFonts w:ascii="Consolas" w:hAnsi="Consolas"/>
          <w:color w:val="000000" w:themeColor="text1"/>
        </w:rPr>
      </w:pPr>
      <w:r>
        <w:rPr>
          <w:noProof/>
        </w:rPr>
        <w:drawing>
          <wp:inline distT="0" distB="0" distL="114300" distR="114300" wp14:anchorId="19473F26" wp14:editId="5D4E4B20">
            <wp:extent cx="5266055" cy="2840990"/>
            <wp:effectExtent l="0" t="0" r="4445" b="381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5"/>
                    <a:stretch>
                      <a:fillRect/>
                    </a:stretch>
                  </pic:blipFill>
                  <pic:spPr>
                    <a:xfrm>
                      <a:off x="0" y="0"/>
                      <a:ext cx="5266055" cy="2840990"/>
                    </a:xfrm>
                    <a:prstGeom prst="rect">
                      <a:avLst/>
                    </a:prstGeom>
                    <a:noFill/>
                    <a:ln>
                      <a:noFill/>
                    </a:ln>
                  </pic:spPr>
                </pic:pic>
              </a:graphicData>
            </a:graphic>
          </wp:inline>
        </w:drawing>
      </w:r>
    </w:p>
    <w:p w14:paraId="5360358D" w14:textId="77777777" w:rsidR="005E3B46" w:rsidRDefault="00000000">
      <w:pPr>
        <w:pStyle w:val="4"/>
        <w:rPr>
          <w:rFonts w:ascii="宋体" w:hAnsi="宋体" w:hint="eastAsia"/>
          <w:szCs w:val="21"/>
        </w:rPr>
      </w:pPr>
      <w:r>
        <w:rPr>
          <w:rFonts w:ascii="宋体" w:hAnsi="宋体"/>
          <w:szCs w:val="21"/>
        </w:rPr>
        <w:t>1.1</w:t>
      </w:r>
      <w:r>
        <w:rPr>
          <w:rFonts w:ascii="宋体" w:hAnsi="宋体" w:hint="eastAsia"/>
          <w:szCs w:val="21"/>
        </w:rPr>
        <w:t>4删除订单顺序图</w:t>
      </w:r>
    </w:p>
    <w:p w14:paraId="2CF3347F" w14:textId="77777777" w:rsidR="005E3B46" w:rsidRDefault="00000000">
      <w:r>
        <w:rPr>
          <w:noProof/>
        </w:rPr>
        <w:drawing>
          <wp:inline distT="0" distB="0" distL="114300" distR="114300" wp14:anchorId="1FA4FEEA" wp14:editId="17D42D41">
            <wp:extent cx="5267325" cy="2850515"/>
            <wp:effectExtent l="0" t="0" r="3175" b="698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26"/>
                    <a:stretch>
                      <a:fillRect/>
                    </a:stretch>
                  </pic:blipFill>
                  <pic:spPr>
                    <a:xfrm>
                      <a:off x="0" y="0"/>
                      <a:ext cx="5267325" cy="2850515"/>
                    </a:xfrm>
                    <a:prstGeom prst="rect">
                      <a:avLst/>
                    </a:prstGeom>
                    <a:noFill/>
                    <a:ln>
                      <a:noFill/>
                    </a:ln>
                  </pic:spPr>
                </pic:pic>
              </a:graphicData>
            </a:graphic>
          </wp:inline>
        </w:drawing>
      </w:r>
    </w:p>
    <w:p w14:paraId="0931B08D" w14:textId="77777777" w:rsidR="005E3B46" w:rsidRDefault="005E3B46">
      <w:pPr>
        <w:pStyle w:val="af0"/>
        <w:spacing w:line="360" w:lineRule="auto"/>
        <w:ind w:firstLineChars="0" w:firstLine="0"/>
        <w:rPr>
          <w:rFonts w:ascii="Consolas" w:hAnsi="Consolas"/>
          <w:color w:val="000000" w:themeColor="text1"/>
        </w:rPr>
      </w:pPr>
    </w:p>
    <w:p w14:paraId="524EBE7B" w14:textId="77777777" w:rsidR="005E3B46" w:rsidRDefault="00000000">
      <w:pPr>
        <w:pStyle w:val="4"/>
        <w:rPr>
          <w:rFonts w:ascii="宋体" w:hAnsi="宋体" w:hint="eastAsia"/>
          <w:szCs w:val="21"/>
        </w:rPr>
      </w:pPr>
      <w:r>
        <w:rPr>
          <w:rFonts w:ascii="宋体" w:hAnsi="宋体"/>
          <w:szCs w:val="21"/>
        </w:rPr>
        <w:lastRenderedPageBreak/>
        <w:t>1.1</w:t>
      </w:r>
      <w:r>
        <w:rPr>
          <w:rFonts w:ascii="宋体" w:hAnsi="宋体" w:hint="eastAsia"/>
          <w:szCs w:val="21"/>
        </w:rPr>
        <w:t>5上架商品顺序图</w:t>
      </w:r>
    </w:p>
    <w:p w14:paraId="31EE436F" w14:textId="77777777" w:rsidR="005E3B46" w:rsidRDefault="00000000">
      <w:pPr>
        <w:spacing w:line="360" w:lineRule="auto"/>
      </w:pPr>
      <w:r>
        <w:rPr>
          <w:noProof/>
        </w:rPr>
        <w:drawing>
          <wp:inline distT="0" distB="0" distL="114300" distR="114300" wp14:anchorId="41D8CCB6" wp14:editId="35324180">
            <wp:extent cx="5268595" cy="2680335"/>
            <wp:effectExtent l="0" t="0" r="1905" b="1206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27"/>
                    <a:stretch>
                      <a:fillRect/>
                    </a:stretch>
                  </pic:blipFill>
                  <pic:spPr>
                    <a:xfrm>
                      <a:off x="0" y="0"/>
                      <a:ext cx="5268595" cy="2680335"/>
                    </a:xfrm>
                    <a:prstGeom prst="rect">
                      <a:avLst/>
                    </a:prstGeom>
                    <a:noFill/>
                    <a:ln>
                      <a:noFill/>
                    </a:ln>
                  </pic:spPr>
                </pic:pic>
              </a:graphicData>
            </a:graphic>
          </wp:inline>
        </w:drawing>
      </w:r>
    </w:p>
    <w:p w14:paraId="1C9DCF7F" w14:textId="77777777" w:rsidR="005E3B46" w:rsidRDefault="00000000">
      <w:pPr>
        <w:pStyle w:val="4"/>
        <w:rPr>
          <w:rFonts w:ascii="宋体" w:hAnsi="宋体" w:hint="eastAsia"/>
          <w:szCs w:val="21"/>
        </w:rPr>
      </w:pPr>
      <w:r>
        <w:rPr>
          <w:rFonts w:ascii="宋体" w:hAnsi="宋体"/>
          <w:szCs w:val="21"/>
        </w:rPr>
        <w:t>1.1</w:t>
      </w:r>
      <w:r>
        <w:rPr>
          <w:rFonts w:ascii="宋体" w:hAnsi="宋体" w:hint="eastAsia"/>
          <w:szCs w:val="21"/>
        </w:rPr>
        <w:t>6下架商品顺序图</w:t>
      </w:r>
    </w:p>
    <w:p w14:paraId="6D2DEA44" w14:textId="77777777" w:rsidR="005E3B46" w:rsidRDefault="00000000">
      <w:pPr>
        <w:spacing w:line="360" w:lineRule="auto"/>
      </w:pPr>
      <w:r>
        <w:rPr>
          <w:noProof/>
        </w:rPr>
        <w:drawing>
          <wp:inline distT="0" distB="0" distL="114300" distR="114300" wp14:anchorId="6407AE1B" wp14:editId="15AF1D26">
            <wp:extent cx="5271135" cy="2479675"/>
            <wp:effectExtent l="0" t="0" r="12065" b="952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28"/>
                    <a:stretch>
                      <a:fillRect/>
                    </a:stretch>
                  </pic:blipFill>
                  <pic:spPr>
                    <a:xfrm>
                      <a:off x="0" y="0"/>
                      <a:ext cx="5271135" cy="2479675"/>
                    </a:xfrm>
                    <a:prstGeom prst="rect">
                      <a:avLst/>
                    </a:prstGeom>
                    <a:noFill/>
                    <a:ln>
                      <a:noFill/>
                    </a:ln>
                  </pic:spPr>
                </pic:pic>
              </a:graphicData>
            </a:graphic>
          </wp:inline>
        </w:drawing>
      </w:r>
    </w:p>
    <w:p w14:paraId="15811636" w14:textId="77777777" w:rsidR="005E3B46" w:rsidRDefault="00000000">
      <w:pPr>
        <w:pStyle w:val="4"/>
        <w:rPr>
          <w:rFonts w:ascii="宋体" w:hAnsi="宋体" w:hint="eastAsia"/>
          <w:szCs w:val="21"/>
        </w:rPr>
      </w:pPr>
      <w:r>
        <w:rPr>
          <w:rFonts w:ascii="宋体" w:hAnsi="宋体"/>
          <w:szCs w:val="21"/>
        </w:rPr>
        <w:lastRenderedPageBreak/>
        <w:t>1.1</w:t>
      </w:r>
      <w:r>
        <w:rPr>
          <w:rFonts w:ascii="宋体" w:hAnsi="宋体" w:hint="eastAsia"/>
          <w:szCs w:val="21"/>
        </w:rPr>
        <w:t>7查询商品顺序图</w:t>
      </w:r>
    </w:p>
    <w:p w14:paraId="143DD17D" w14:textId="77777777" w:rsidR="005E3B46" w:rsidRDefault="00000000">
      <w:pPr>
        <w:spacing w:line="360" w:lineRule="auto"/>
      </w:pPr>
      <w:r>
        <w:rPr>
          <w:noProof/>
        </w:rPr>
        <w:drawing>
          <wp:inline distT="0" distB="0" distL="114300" distR="114300" wp14:anchorId="79FDFE63" wp14:editId="20151606">
            <wp:extent cx="5271135" cy="2792095"/>
            <wp:effectExtent l="0" t="0" r="12065" b="190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9"/>
                    <a:stretch>
                      <a:fillRect/>
                    </a:stretch>
                  </pic:blipFill>
                  <pic:spPr>
                    <a:xfrm>
                      <a:off x="0" y="0"/>
                      <a:ext cx="5271135" cy="2792095"/>
                    </a:xfrm>
                    <a:prstGeom prst="rect">
                      <a:avLst/>
                    </a:prstGeom>
                    <a:noFill/>
                    <a:ln>
                      <a:noFill/>
                    </a:ln>
                  </pic:spPr>
                </pic:pic>
              </a:graphicData>
            </a:graphic>
          </wp:inline>
        </w:drawing>
      </w:r>
    </w:p>
    <w:p w14:paraId="229A60E9" w14:textId="77777777" w:rsidR="005E3B46" w:rsidRDefault="00000000">
      <w:pPr>
        <w:pStyle w:val="4"/>
        <w:rPr>
          <w:rFonts w:ascii="宋体" w:hAnsi="宋体" w:hint="eastAsia"/>
          <w:szCs w:val="21"/>
        </w:rPr>
      </w:pPr>
      <w:r>
        <w:rPr>
          <w:rFonts w:ascii="宋体" w:hAnsi="宋体"/>
          <w:szCs w:val="21"/>
        </w:rPr>
        <w:t>1.1</w:t>
      </w:r>
      <w:r>
        <w:rPr>
          <w:rFonts w:ascii="宋体" w:hAnsi="宋体" w:hint="eastAsia"/>
          <w:szCs w:val="21"/>
        </w:rPr>
        <w:t>8修改商品信息顺序图</w:t>
      </w:r>
    </w:p>
    <w:p w14:paraId="17847C7A" w14:textId="77777777" w:rsidR="005E3B46" w:rsidRDefault="00000000">
      <w:pPr>
        <w:spacing w:line="360" w:lineRule="auto"/>
      </w:pPr>
      <w:r>
        <w:rPr>
          <w:noProof/>
        </w:rPr>
        <w:drawing>
          <wp:inline distT="0" distB="0" distL="114300" distR="114300" wp14:anchorId="63FAB9F9" wp14:editId="24BD5E79">
            <wp:extent cx="5268595" cy="3422015"/>
            <wp:effectExtent l="0" t="0" r="1905" b="698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30"/>
                    <a:stretch>
                      <a:fillRect/>
                    </a:stretch>
                  </pic:blipFill>
                  <pic:spPr>
                    <a:xfrm>
                      <a:off x="0" y="0"/>
                      <a:ext cx="5268595" cy="3422015"/>
                    </a:xfrm>
                    <a:prstGeom prst="rect">
                      <a:avLst/>
                    </a:prstGeom>
                    <a:noFill/>
                    <a:ln>
                      <a:noFill/>
                    </a:ln>
                  </pic:spPr>
                </pic:pic>
              </a:graphicData>
            </a:graphic>
          </wp:inline>
        </w:drawing>
      </w:r>
    </w:p>
    <w:p w14:paraId="50A7FFC7" w14:textId="77777777" w:rsidR="005E3B46" w:rsidRDefault="00000000">
      <w:pPr>
        <w:pStyle w:val="4"/>
        <w:rPr>
          <w:rFonts w:ascii="宋体" w:hAnsi="宋体" w:hint="eastAsia"/>
          <w:szCs w:val="21"/>
        </w:rPr>
      </w:pPr>
      <w:r>
        <w:rPr>
          <w:rFonts w:ascii="宋体" w:hAnsi="宋体"/>
          <w:szCs w:val="21"/>
        </w:rPr>
        <w:lastRenderedPageBreak/>
        <w:t>1.1</w:t>
      </w:r>
      <w:r>
        <w:rPr>
          <w:rFonts w:ascii="宋体" w:hAnsi="宋体" w:hint="eastAsia"/>
          <w:szCs w:val="21"/>
        </w:rPr>
        <w:t>9发表评论顺序图</w:t>
      </w:r>
    </w:p>
    <w:p w14:paraId="580C5C9E" w14:textId="77777777" w:rsidR="005E3B46" w:rsidRDefault="00000000">
      <w:r>
        <w:rPr>
          <w:noProof/>
        </w:rPr>
        <w:drawing>
          <wp:inline distT="0" distB="0" distL="114300" distR="114300" wp14:anchorId="0FDE19B5" wp14:editId="568CEEBF">
            <wp:extent cx="5270500" cy="2698750"/>
            <wp:effectExtent l="0" t="0" r="0" b="635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31"/>
                    <a:stretch>
                      <a:fillRect/>
                    </a:stretch>
                  </pic:blipFill>
                  <pic:spPr>
                    <a:xfrm>
                      <a:off x="0" y="0"/>
                      <a:ext cx="5270500" cy="2698750"/>
                    </a:xfrm>
                    <a:prstGeom prst="rect">
                      <a:avLst/>
                    </a:prstGeom>
                    <a:noFill/>
                    <a:ln>
                      <a:noFill/>
                    </a:ln>
                  </pic:spPr>
                </pic:pic>
              </a:graphicData>
            </a:graphic>
          </wp:inline>
        </w:drawing>
      </w:r>
    </w:p>
    <w:p w14:paraId="6D4A05BE" w14:textId="77777777" w:rsidR="005E3B46" w:rsidRDefault="005E3B46">
      <w:pPr>
        <w:spacing w:line="360" w:lineRule="auto"/>
      </w:pPr>
    </w:p>
    <w:p w14:paraId="4BCB3CE3" w14:textId="77777777" w:rsidR="005E3B46" w:rsidRDefault="00000000">
      <w:pPr>
        <w:pStyle w:val="4"/>
        <w:rPr>
          <w:rFonts w:ascii="宋体" w:hAnsi="宋体" w:hint="eastAsia"/>
          <w:szCs w:val="21"/>
        </w:rPr>
      </w:pPr>
      <w:r>
        <w:rPr>
          <w:rFonts w:ascii="宋体" w:hAnsi="宋体"/>
          <w:szCs w:val="21"/>
        </w:rPr>
        <w:t>1.</w:t>
      </w:r>
      <w:r>
        <w:rPr>
          <w:rFonts w:ascii="宋体" w:hAnsi="宋体" w:hint="eastAsia"/>
          <w:szCs w:val="21"/>
        </w:rPr>
        <w:t>20删除评论顺序图</w:t>
      </w:r>
    </w:p>
    <w:p w14:paraId="4EEBBBD6" w14:textId="77777777" w:rsidR="005E3B46" w:rsidRDefault="00000000">
      <w:pPr>
        <w:spacing w:line="360" w:lineRule="auto"/>
      </w:pPr>
      <w:r>
        <w:rPr>
          <w:noProof/>
        </w:rPr>
        <w:drawing>
          <wp:inline distT="0" distB="0" distL="114300" distR="114300" wp14:anchorId="77B005DA" wp14:editId="36DD6EB0">
            <wp:extent cx="5273040" cy="2626995"/>
            <wp:effectExtent l="0" t="0" r="10160" b="1905"/>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32"/>
                    <a:stretch>
                      <a:fillRect/>
                    </a:stretch>
                  </pic:blipFill>
                  <pic:spPr>
                    <a:xfrm>
                      <a:off x="0" y="0"/>
                      <a:ext cx="5273040" cy="2626995"/>
                    </a:xfrm>
                    <a:prstGeom prst="rect">
                      <a:avLst/>
                    </a:prstGeom>
                    <a:noFill/>
                    <a:ln>
                      <a:noFill/>
                    </a:ln>
                  </pic:spPr>
                </pic:pic>
              </a:graphicData>
            </a:graphic>
          </wp:inline>
        </w:drawing>
      </w:r>
    </w:p>
    <w:p w14:paraId="4491E5BF" w14:textId="77777777" w:rsidR="005E3B46" w:rsidRDefault="00000000">
      <w:pPr>
        <w:pStyle w:val="4"/>
        <w:rPr>
          <w:rFonts w:ascii="宋体" w:hAnsi="宋体" w:hint="eastAsia"/>
          <w:szCs w:val="21"/>
        </w:rPr>
      </w:pPr>
      <w:r>
        <w:rPr>
          <w:rFonts w:ascii="宋体" w:hAnsi="宋体" w:hint="eastAsia"/>
          <w:szCs w:val="21"/>
        </w:rPr>
        <w:lastRenderedPageBreak/>
        <w:t>1.21查看评论顺序图</w:t>
      </w:r>
    </w:p>
    <w:p w14:paraId="2C27A488" w14:textId="77777777" w:rsidR="005E3B46" w:rsidRDefault="00000000">
      <w:r>
        <w:rPr>
          <w:noProof/>
        </w:rPr>
        <w:drawing>
          <wp:inline distT="0" distB="0" distL="114300" distR="114300" wp14:anchorId="67EC1E64" wp14:editId="6856D4F7">
            <wp:extent cx="5274310" cy="2352040"/>
            <wp:effectExtent l="0" t="0" r="8890" b="10160"/>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33"/>
                    <a:stretch>
                      <a:fillRect/>
                    </a:stretch>
                  </pic:blipFill>
                  <pic:spPr>
                    <a:xfrm>
                      <a:off x="0" y="0"/>
                      <a:ext cx="5274310" cy="2352040"/>
                    </a:xfrm>
                    <a:prstGeom prst="rect">
                      <a:avLst/>
                    </a:prstGeom>
                    <a:noFill/>
                    <a:ln>
                      <a:noFill/>
                    </a:ln>
                  </pic:spPr>
                </pic:pic>
              </a:graphicData>
            </a:graphic>
          </wp:inline>
        </w:drawing>
      </w:r>
    </w:p>
    <w:p w14:paraId="07DFCE93" w14:textId="77777777" w:rsidR="005E3B46" w:rsidRDefault="00000000">
      <w:pPr>
        <w:pStyle w:val="4"/>
        <w:rPr>
          <w:rFonts w:ascii="宋体" w:hAnsi="宋体" w:hint="eastAsia"/>
          <w:szCs w:val="21"/>
        </w:rPr>
      </w:pPr>
      <w:r>
        <w:rPr>
          <w:rFonts w:ascii="宋体" w:hAnsi="宋体" w:hint="eastAsia"/>
          <w:szCs w:val="21"/>
        </w:rPr>
        <w:t>1.22审核评论顺序图</w:t>
      </w:r>
    </w:p>
    <w:p w14:paraId="300496B9" w14:textId="77777777" w:rsidR="005E3B46" w:rsidRDefault="00000000">
      <w:r>
        <w:rPr>
          <w:noProof/>
        </w:rPr>
        <w:drawing>
          <wp:inline distT="0" distB="0" distL="114300" distR="114300" wp14:anchorId="6635047C" wp14:editId="1AF9F373">
            <wp:extent cx="5266055" cy="3717290"/>
            <wp:effectExtent l="0" t="0" r="4445" b="3810"/>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34"/>
                    <a:stretch>
                      <a:fillRect/>
                    </a:stretch>
                  </pic:blipFill>
                  <pic:spPr>
                    <a:xfrm>
                      <a:off x="0" y="0"/>
                      <a:ext cx="5266055" cy="3717290"/>
                    </a:xfrm>
                    <a:prstGeom prst="rect">
                      <a:avLst/>
                    </a:prstGeom>
                    <a:noFill/>
                    <a:ln>
                      <a:noFill/>
                    </a:ln>
                  </pic:spPr>
                </pic:pic>
              </a:graphicData>
            </a:graphic>
          </wp:inline>
        </w:drawing>
      </w:r>
    </w:p>
    <w:p w14:paraId="3B170F53" w14:textId="77777777" w:rsidR="005E3B46" w:rsidRDefault="00000000">
      <w:pPr>
        <w:pStyle w:val="4"/>
        <w:rPr>
          <w:rFonts w:ascii="宋体" w:hAnsi="宋体" w:hint="eastAsia"/>
          <w:szCs w:val="21"/>
        </w:rPr>
      </w:pPr>
      <w:r>
        <w:rPr>
          <w:rFonts w:ascii="宋体" w:hAnsi="宋体"/>
          <w:szCs w:val="21"/>
        </w:rPr>
        <w:lastRenderedPageBreak/>
        <w:t>1.</w:t>
      </w:r>
      <w:r>
        <w:rPr>
          <w:rFonts w:ascii="宋体" w:hAnsi="宋体" w:hint="eastAsia"/>
          <w:szCs w:val="21"/>
        </w:rPr>
        <w:t>23点赞顺序图</w:t>
      </w:r>
    </w:p>
    <w:p w14:paraId="7EB3AE01" w14:textId="77777777" w:rsidR="005E3B46" w:rsidRDefault="00000000">
      <w:pPr>
        <w:spacing w:line="360" w:lineRule="auto"/>
      </w:pPr>
      <w:r>
        <w:rPr>
          <w:noProof/>
        </w:rPr>
        <w:drawing>
          <wp:inline distT="0" distB="0" distL="114300" distR="114300" wp14:anchorId="01FD338F" wp14:editId="69AFB1F0">
            <wp:extent cx="5263515" cy="2486025"/>
            <wp:effectExtent l="0" t="0" r="6985" b="3175"/>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35"/>
                    <a:stretch>
                      <a:fillRect/>
                    </a:stretch>
                  </pic:blipFill>
                  <pic:spPr>
                    <a:xfrm>
                      <a:off x="0" y="0"/>
                      <a:ext cx="5263515" cy="2486025"/>
                    </a:xfrm>
                    <a:prstGeom prst="rect">
                      <a:avLst/>
                    </a:prstGeom>
                    <a:noFill/>
                    <a:ln>
                      <a:noFill/>
                    </a:ln>
                  </pic:spPr>
                </pic:pic>
              </a:graphicData>
            </a:graphic>
          </wp:inline>
        </w:drawing>
      </w:r>
    </w:p>
    <w:p w14:paraId="4E2747CF" w14:textId="77777777" w:rsidR="005E3B46" w:rsidRDefault="00000000">
      <w:pPr>
        <w:pStyle w:val="4"/>
        <w:rPr>
          <w:rFonts w:ascii="宋体" w:hAnsi="宋体" w:hint="eastAsia"/>
          <w:szCs w:val="21"/>
        </w:rPr>
      </w:pPr>
      <w:r>
        <w:rPr>
          <w:rFonts w:ascii="宋体" w:hAnsi="宋体"/>
          <w:szCs w:val="21"/>
        </w:rPr>
        <w:t>1.2</w:t>
      </w:r>
      <w:r>
        <w:rPr>
          <w:rFonts w:ascii="宋体" w:hAnsi="宋体" w:hint="eastAsia"/>
          <w:szCs w:val="21"/>
        </w:rPr>
        <w:t>4取消点赞顺序图</w:t>
      </w:r>
    </w:p>
    <w:p w14:paraId="53FABC52" w14:textId="77777777" w:rsidR="005E3B46" w:rsidRDefault="00000000">
      <w:pPr>
        <w:spacing w:line="360" w:lineRule="auto"/>
      </w:pPr>
      <w:r>
        <w:rPr>
          <w:noProof/>
        </w:rPr>
        <w:drawing>
          <wp:inline distT="0" distB="0" distL="114300" distR="114300" wp14:anchorId="144A3EDA" wp14:editId="7F59E292">
            <wp:extent cx="5273040" cy="2613025"/>
            <wp:effectExtent l="0" t="0" r="10160" b="3175"/>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36"/>
                    <a:stretch>
                      <a:fillRect/>
                    </a:stretch>
                  </pic:blipFill>
                  <pic:spPr>
                    <a:xfrm>
                      <a:off x="0" y="0"/>
                      <a:ext cx="5273040" cy="2613025"/>
                    </a:xfrm>
                    <a:prstGeom prst="rect">
                      <a:avLst/>
                    </a:prstGeom>
                    <a:noFill/>
                    <a:ln>
                      <a:noFill/>
                    </a:ln>
                  </pic:spPr>
                </pic:pic>
              </a:graphicData>
            </a:graphic>
          </wp:inline>
        </w:drawing>
      </w:r>
    </w:p>
    <w:p w14:paraId="551773C0" w14:textId="77777777" w:rsidR="005E3B46" w:rsidRDefault="00000000">
      <w:pPr>
        <w:pStyle w:val="2"/>
        <w:rPr>
          <w:rFonts w:ascii="宋体" w:eastAsia="宋体" w:hAnsi="宋体" w:hint="eastAsia"/>
        </w:rPr>
      </w:pPr>
      <w:bookmarkStart w:id="199" w:name="_Toc149848669"/>
      <w:r>
        <w:rPr>
          <w:rFonts w:hint="eastAsia"/>
        </w:rPr>
        <w:lastRenderedPageBreak/>
        <w:t>2</w:t>
      </w:r>
      <w:r>
        <w:rPr>
          <w:rFonts w:hint="eastAsia"/>
        </w:rPr>
        <w:t>、状态模型</w:t>
      </w:r>
      <w:bookmarkEnd w:id="199"/>
    </w:p>
    <w:p w14:paraId="7FC05E0B" w14:textId="77777777" w:rsidR="005E3B46" w:rsidRDefault="00000000">
      <w:pPr>
        <w:pStyle w:val="4"/>
        <w:rPr>
          <w:rFonts w:ascii="宋体" w:hAnsi="宋体" w:hint="eastAsia"/>
          <w:szCs w:val="21"/>
        </w:rPr>
      </w:pPr>
      <w:r>
        <w:rPr>
          <w:rFonts w:ascii="宋体" w:hAnsi="宋体" w:hint="eastAsia"/>
          <w:szCs w:val="21"/>
        </w:rPr>
        <w:t>2.</w:t>
      </w:r>
      <w:commentRangeStart w:id="200"/>
      <w:r>
        <w:rPr>
          <w:rFonts w:ascii="宋体" w:hAnsi="宋体"/>
          <w:szCs w:val="21"/>
        </w:rPr>
        <w:t>1</w:t>
      </w:r>
      <w:r>
        <w:rPr>
          <w:rFonts w:ascii="宋体" w:hAnsi="宋体" w:hint="eastAsia"/>
          <w:szCs w:val="21"/>
        </w:rPr>
        <w:t>评论审核状态图</w:t>
      </w:r>
      <w:commentRangeEnd w:id="200"/>
      <w:r>
        <w:rPr>
          <w:rStyle w:val="ad"/>
          <w:rFonts w:ascii="宋体" w:hAnsi="宋体" w:hint="eastAsia"/>
        </w:rPr>
        <w:commentReference w:id="200"/>
      </w:r>
    </w:p>
    <w:p w14:paraId="11E4CF46" w14:textId="77777777" w:rsidR="005E3B46" w:rsidRDefault="00000000">
      <w:pPr>
        <w:rPr>
          <w:ins w:id="201" w:author="漫星" w:date="2025-11-14T18:36:00Z"/>
          <w:rFonts w:ascii="宋体" w:eastAsia="宋体" w:hAnsi="宋体" w:cs="宋体" w:hint="eastAsia"/>
          <w:sz w:val="24"/>
          <w:szCs w:val="24"/>
        </w:rPr>
      </w:pPr>
      <w:r>
        <w:rPr>
          <w:rFonts w:ascii="宋体" w:eastAsia="宋体" w:hAnsi="宋体" w:cs="宋体"/>
          <w:noProof/>
          <w:sz w:val="24"/>
          <w:szCs w:val="24"/>
        </w:rPr>
        <w:drawing>
          <wp:inline distT="0" distB="0" distL="114300" distR="114300" wp14:anchorId="3655EFC7" wp14:editId="19DC7F22">
            <wp:extent cx="4680585" cy="2131060"/>
            <wp:effectExtent l="0" t="0" r="5715" b="2540"/>
            <wp:docPr id="1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IMG_256"/>
                    <pic:cNvPicPr>
                      <a:picLocks noChangeAspect="1"/>
                    </pic:cNvPicPr>
                  </pic:nvPicPr>
                  <pic:blipFill>
                    <a:blip r:embed="rId37"/>
                    <a:stretch>
                      <a:fillRect/>
                    </a:stretch>
                  </pic:blipFill>
                  <pic:spPr>
                    <a:xfrm>
                      <a:off x="0" y="0"/>
                      <a:ext cx="4680585" cy="2131060"/>
                    </a:xfrm>
                    <a:prstGeom prst="rect">
                      <a:avLst/>
                    </a:prstGeom>
                    <a:noFill/>
                    <a:ln w="9525">
                      <a:noFill/>
                    </a:ln>
                  </pic:spPr>
                </pic:pic>
              </a:graphicData>
            </a:graphic>
          </wp:inline>
        </w:drawing>
      </w:r>
    </w:p>
    <w:p w14:paraId="6DEEEF75" w14:textId="77777777" w:rsidR="005E3B46" w:rsidRDefault="005E3B46">
      <w:pPr>
        <w:rPr>
          <w:ins w:id="202" w:author="漫星" w:date="2025-11-14T18:36:00Z"/>
          <w:rFonts w:ascii="宋体" w:eastAsia="宋体" w:hAnsi="宋体" w:cs="宋体" w:hint="eastAsia"/>
          <w:sz w:val="24"/>
          <w:szCs w:val="24"/>
        </w:rPr>
      </w:pPr>
    </w:p>
    <w:p w14:paraId="709FB485" w14:textId="77777777" w:rsidR="005E3B46" w:rsidRDefault="005E3B46">
      <w:pPr>
        <w:rPr>
          <w:rFonts w:ascii="宋体" w:eastAsia="宋体" w:hAnsi="宋体" w:cs="宋体" w:hint="eastAsia"/>
          <w:sz w:val="24"/>
          <w:szCs w:val="24"/>
        </w:rPr>
      </w:pPr>
    </w:p>
    <w:p w14:paraId="11F06CE6" w14:textId="77777777" w:rsidR="005E3B46" w:rsidRDefault="005E3B46"/>
    <w:p w14:paraId="4F8E7D6F" w14:textId="77777777" w:rsidR="005E3B46" w:rsidRDefault="005E3B46">
      <w:pPr>
        <w:rPr>
          <w:rFonts w:ascii="宋体" w:eastAsia="宋体" w:hAnsi="宋体" w:hint="eastAsia"/>
        </w:rPr>
      </w:pPr>
    </w:p>
    <w:p w14:paraId="286EE8E9" w14:textId="77777777" w:rsidR="005E3B46" w:rsidRDefault="00000000" w:rsidP="005E3B46">
      <w:pPr>
        <w:pStyle w:val="4"/>
        <w:rPr>
          <w:rFonts w:ascii="宋体" w:hAnsi="宋体" w:hint="eastAsia"/>
          <w:szCs w:val="21"/>
        </w:rPr>
        <w:pPrChange w:id="203" w:author="毛毛妈" w:date="2025-11-15T21:55:00Z">
          <w:pPr/>
        </w:pPrChange>
      </w:pPr>
      <w:ins w:id="204" w:author="漫星" w:date="2025-11-14T18:36:00Z">
        <w:r>
          <w:rPr>
            <w:rFonts w:ascii="宋体" w:hAnsi="宋体" w:hint="eastAsia"/>
            <w:szCs w:val="21"/>
          </w:rPr>
          <w:t>2.</w:t>
        </w:r>
      </w:ins>
      <w:ins w:id="205" w:author="漫星" w:date="2025-11-14T18:44:00Z">
        <w:r>
          <w:rPr>
            <w:rFonts w:ascii="宋体" w:hAnsi="宋体" w:hint="eastAsia"/>
            <w:szCs w:val="21"/>
          </w:rPr>
          <w:t>2</w:t>
        </w:r>
      </w:ins>
      <w:ins w:id="206" w:author="漫星" w:date="2025-11-14T18:39:00Z">
        <w:r>
          <w:rPr>
            <w:rFonts w:ascii="宋体" w:hAnsi="宋体" w:hint="eastAsia"/>
            <w:szCs w:val="21"/>
          </w:rPr>
          <w:t>猫咪营业</w:t>
        </w:r>
      </w:ins>
      <w:ins w:id="207" w:author="漫星" w:date="2025-11-14T18:36:00Z">
        <w:r>
          <w:rPr>
            <w:rFonts w:ascii="宋体" w:hAnsi="宋体" w:hint="eastAsia"/>
            <w:szCs w:val="21"/>
          </w:rPr>
          <w:t>状态图</w:t>
        </w:r>
      </w:ins>
    </w:p>
    <w:p w14:paraId="41EA0777" w14:textId="77777777" w:rsidR="005E3B46" w:rsidRDefault="00000000" w:rsidP="005E3B46">
      <w:pPr>
        <w:jc w:val="center"/>
        <w:rPr>
          <w:ins w:id="208" w:author="漫星" w:date="2025-11-14T18:49:00Z"/>
          <w:rFonts w:ascii="宋体" w:eastAsia="宋体" w:hAnsi="宋体" w:cs="宋体" w:hint="eastAsia"/>
          <w:sz w:val="24"/>
          <w:szCs w:val="24"/>
        </w:rPr>
        <w:pPrChange w:id="209" w:author="漫星" w:date="2025-11-14T18:49:00Z">
          <w:pPr/>
        </w:pPrChange>
      </w:pPr>
      <w:ins w:id="210" w:author="漫星" w:date="2025-11-14T18:56:00Z">
        <w:r>
          <w:rPr>
            <w:rFonts w:ascii="宋体" w:eastAsia="宋体" w:hAnsi="宋体" w:cs="宋体"/>
            <w:noProof/>
            <w:sz w:val="24"/>
            <w:szCs w:val="24"/>
          </w:rPr>
          <w:drawing>
            <wp:inline distT="0" distB="0" distL="114300" distR="114300" wp14:anchorId="3B060D06" wp14:editId="722E7891">
              <wp:extent cx="5501005" cy="1268730"/>
              <wp:effectExtent l="0" t="0" r="10795" b="1270"/>
              <wp:docPr id="2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descr="IMG_256"/>
                      <pic:cNvPicPr>
                        <a:picLocks noChangeAspect="1"/>
                      </pic:cNvPicPr>
                    </pic:nvPicPr>
                    <pic:blipFill>
                      <a:blip r:embed="rId38"/>
                      <a:stretch>
                        <a:fillRect/>
                      </a:stretch>
                    </pic:blipFill>
                    <pic:spPr>
                      <a:xfrm>
                        <a:off x="0" y="0"/>
                        <a:ext cx="5501005" cy="1268730"/>
                      </a:xfrm>
                      <a:prstGeom prst="rect">
                        <a:avLst/>
                      </a:prstGeom>
                      <a:noFill/>
                      <a:ln w="9525">
                        <a:noFill/>
                      </a:ln>
                    </pic:spPr>
                  </pic:pic>
                </a:graphicData>
              </a:graphic>
            </wp:inline>
          </w:drawing>
        </w:r>
      </w:ins>
    </w:p>
    <w:p w14:paraId="1177A612" w14:textId="77777777" w:rsidR="005E3B46" w:rsidRDefault="005E3B46" w:rsidP="005E3B46">
      <w:pPr>
        <w:jc w:val="center"/>
        <w:rPr>
          <w:ins w:id="211" w:author="漫星" w:date="2025-11-14T18:49:00Z"/>
          <w:rFonts w:ascii="宋体" w:eastAsia="宋体" w:hAnsi="宋体" w:cs="宋体" w:hint="eastAsia"/>
          <w:sz w:val="24"/>
          <w:szCs w:val="24"/>
        </w:rPr>
        <w:pPrChange w:id="212" w:author="漫星" w:date="2025-11-14T18:49:00Z">
          <w:pPr/>
        </w:pPrChange>
      </w:pPr>
    </w:p>
    <w:p w14:paraId="735C3B6F" w14:textId="77777777" w:rsidR="005E3B46" w:rsidRDefault="005E3B46" w:rsidP="005E3B46">
      <w:pPr>
        <w:jc w:val="center"/>
        <w:rPr>
          <w:ins w:id="213" w:author="漫星" w:date="2025-11-14T18:49:00Z"/>
          <w:rFonts w:ascii="宋体" w:eastAsia="宋体" w:hAnsi="宋体" w:cs="宋体" w:hint="eastAsia"/>
          <w:sz w:val="24"/>
          <w:szCs w:val="24"/>
        </w:rPr>
        <w:pPrChange w:id="214" w:author="漫星" w:date="2025-11-14T18:49:00Z">
          <w:pPr/>
        </w:pPrChange>
      </w:pPr>
    </w:p>
    <w:p w14:paraId="6C83C26E" w14:textId="77777777" w:rsidR="005E3B46" w:rsidRDefault="00000000">
      <w:pPr>
        <w:rPr>
          <w:ins w:id="215" w:author="漫星" w:date="2025-11-14T18:49:00Z"/>
          <w:del w:id="216" w:author="毛毛妈" w:date="2025-11-15T21:55:00Z"/>
          <w:rFonts w:ascii="宋体" w:eastAsia="宋体" w:hAnsi="宋体" w:cs="宋体" w:hint="eastAsia"/>
          <w:sz w:val="24"/>
          <w:szCs w:val="24"/>
        </w:rPr>
      </w:pPr>
      <w:ins w:id="217" w:author="漫星" w:date="2025-11-14T18:49:00Z">
        <w:del w:id="218" w:author="毛毛妈" w:date="2025-11-15T21:55:00Z">
          <w:r>
            <w:rPr>
              <w:rFonts w:ascii="宋体" w:hAnsi="宋体" w:hint="eastAsia"/>
              <w:b/>
              <w:bCs/>
              <w:szCs w:val="21"/>
            </w:rPr>
            <w:delText>2.3猫咪休息状态图</w:delText>
          </w:r>
        </w:del>
      </w:ins>
    </w:p>
    <w:p w14:paraId="5F51BCC1" w14:textId="77777777" w:rsidR="005E3B46" w:rsidRDefault="005E3B46" w:rsidP="005E3B46">
      <w:pPr>
        <w:jc w:val="center"/>
        <w:rPr>
          <w:ins w:id="219" w:author="漫星" w:date="2025-11-14T18:51:00Z"/>
          <w:del w:id="220" w:author="毛毛妈" w:date="2025-11-15T21:55:00Z"/>
          <w:rFonts w:ascii="宋体" w:eastAsia="宋体" w:hAnsi="宋体" w:cs="宋体" w:hint="eastAsia"/>
          <w:sz w:val="24"/>
          <w:szCs w:val="24"/>
        </w:rPr>
        <w:pPrChange w:id="221" w:author="漫星" w:date="2025-11-14T18:50:00Z">
          <w:pPr/>
        </w:pPrChange>
      </w:pPr>
    </w:p>
    <w:p w14:paraId="18446A9D" w14:textId="77777777" w:rsidR="005E3B46" w:rsidRDefault="00000000" w:rsidP="005E3B46">
      <w:pPr>
        <w:jc w:val="center"/>
        <w:rPr>
          <w:ins w:id="222" w:author="漫星" w:date="2025-11-14T18:51:00Z"/>
          <w:rFonts w:ascii="宋体" w:eastAsia="宋体" w:hAnsi="宋体" w:cs="宋体" w:hint="eastAsia"/>
          <w:sz w:val="24"/>
          <w:szCs w:val="24"/>
        </w:rPr>
        <w:pPrChange w:id="223" w:author="漫星" w:date="2025-11-14T18:50:00Z">
          <w:pPr/>
        </w:pPrChange>
      </w:pPr>
      <w:ins w:id="224" w:author="漫星" w:date="2025-11-14T18:56:00Z">
        <w:del w:id="225" w:author="毛毛妈" w:date="2025-11-15T21:55:00Z">
          <w:r>
            <w:rPr>
              <w:rFonts w:ascii="宋体" w:eastAsia="宋体" w:hAnsi="宋体" w:cs="宋体"/>
              <w:noProof/>
              <w:sz w:val="24"/>
              <w:szCs w:val="24"/>
            </w:rPr>
            <w:drawing>
              <wp:inline distT="0" distB="0" distL="114300" distR="114300" wp14:anchorId="7BD44743" wp14:editId="19BEC775">
                <wp:extent cx="5428615" cy="885190"/>
                <wp:effectExtent l="0" t="0" r="6985" b="3810"/>
                <wp:docPr id="2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descr="IMG_256"/>
                        <pic:cNvPicPr>
                          <a:picLocks noChangeAspect="1"/>
                        </pic:cNvPicPr>
                      </pic:nvPicPr>
                      <pic:blipFill>
                        <a:blip r:embed="rId39"/>
                        <a:stretch>
                          <a:fillRect/>
                        </a:stretch>
                      </pic:blipFill>
                      <pic:spPr>
                        <a:xfrm>
                          <a:off x="0" y="0"/>
                          <a:ext cx="5428615" cy="885190"/>
                        </a:xfrm>
                        <a:prstGeom prst="rect">
                          <a:avLst/>
                        </a:prstGeom>
                        <a:noFill/>
                        <a:ln w="9525">
                          <a:noFill/>
                        </a:ln>
                      </pic:spPr>
                    </pic:pic>
                  </a:graphicData>
                </a:graphic>
              </wp:inline>
            </w:drawing>
          </w:r>
        </w:del>
      </w:ins>
    </w:p>
    <w:p w14:paraId="4360662D" w14:textId="77777777" w:rsidR="005E3B46" w:rsidRPr="00611D38" w:rsidRDefault="005E3B46" w:rsidP="005E3B46">
      <w:pPr>
        <w:pStyle w:val="4"/>
        <w:rPr>
          <w:ins w:id="226" w:author="漫星" w:date="2025-11-14T18:56:00Z"/>
          <w:del w:id="227" w:author="毛毛妈" w:date="2025-11-15T21:55:00Z"/>
          <w:rFonts w:ascii="宋体" w:hAnsi="宋体" w:cs="宋体" w:hint="eastAsia"/>
          <w:sz w:val="24"/>
          <w:szCs w:val="21"/>
        </w:rPr>
        <w:pPrChange w:id="228" w:author="毛毛妈" w:date="2025-11-15T21:55:00Z">
          <w:pPr/>
        </w:pPrChange>
      </w:pPr>
    </w:p>
    <w:p w14:paraId="47AD7CC1" w14:textId="77777777" w:rsidR="005E3B46" w:rsidRDefault="00000000" w:rsidP="005E3B46">
      <w:pPr>
        <w:pStyle w:val="4"/>
        <w:rPr>
          <w:ins w:id="229" w:author="漫星" w:date="2025-11-14T18:57:00Z"/>
          <w:rFonts w:ascii="宋体" w:hAnsi="宋体" w:hint="eastAsia"/>
          <w:szCs w:val="21"/>
        </w:rPr>
        <w:pPrChange w:id="230" w:author="毛毛妈" w:date="2025-11-15T21:55:00Z">
          <w:pPr/>
        </w:pPrChange>
      </w:pPr>
      <w:ins w:id="231" w:author="漫星" w:date="2025-11-14T18:56:00Z">
        <w:r>
          <w:rPr>
            <w:rFonts w:ascii="宋体" w:hAnsi="宋体" w:hint="eastAsia"/>
            <w:szCs w:val="21"/>
          </w:rPr>
          <w:t>2.</w:t>
        </w:r>
        <w:del w:id="232" w:author="毛毛妈" w:date="2025-11-15T21:55:00Z">
          <w:r>
            <w:rPr>
              <w:rFonts w:ascii="宋体" w:hAnsi="宋体" w:hint="eastAsia"/>
              <w:szCs w:val="21"/>
            </w:rPr>
            <w:delText>4</w:delText>
          </w:r>
        </w:del>
      </w:ins>
      <w:ins w:id="233" w:author="毛毛妈" w:date="2025-11-15T21:55:00Z">
        <w:r>
          <w:rPr>
            <w:rFonts w:ascii="宋体" w:hAnsi="宋体" w:hint="eastAsia"/>
            <w:szCs w:val="21"/>
          </w:rPr>
          <w:t>3</w:t>
        </w:r>
      </w:ins>
      <w:ins w:id="234" w:author="漫星" w:date="2025-11-14T18:57:00Z">
        <w:r>
          <w:rPr>
            <w:rFonts w:ascii="宋体" w:hAnsi="宋体" w:hint="eastAsia"/>
            <w:szCs w:val="21"/>
          </w:rPr>
          <w:t>订单</w:t>
        </w:r>
      </w:ins>
      <w:ins w:id="235" w:author="漫星" w:date="2025-11-14T18:56:00Z">
        <w:r>
          <w:rPr>
            <w:rFonts w:ascii="宋体" w:hAnsi="宋体" w:hint="eastAsia"/>
            <w:szCs w:val="21"/>
          </w:rPr>
          <w:t>状态图</w:t>
        </w:r>
      </w:ins>
    </w:p>
    <w:p w14:paraId="75276E9B" w14:textId="77777777" w:rsidR="005E3B46" w:rsidRDefault="005E3B46">
      <w:pPr>
        <w:rPr>
          <w:ins w:id="236" w:author="漫星" w:date="2025-11-14T18:56:00Z"/>
          <w:rFonts w:ascii="宋体" w:hAnsi="宋体" w:hint="eastAsia"/>
          <w:b/>
          <w:bCs/>
          <w:szCs w:val="21"/>
        </w:rPr>
      </w:pPr>
    </w:p>
    <w:p w14:paraId="67CB330E" w14:textId="77777777" w:rsidR="005E3B46" w:rsidRDefault="00000000" w:rsidP="005E3B46">
      <w:pPr>
        <w:jc w:val="center"/>
        <w:rPr>
          <w:rFonts w:ascii="宋体" w:eastAsia="宋体" w:hAnsi="宋体" w:cs="宋体" w:hint="eastAsia"/>
          <w:sz w:val="24"/>
          <w:szCs w:val="24"/>
        </w:rPr>
        <w:pPrChange w:id="237" w:author="漫星" w:date="2025-11-14T19:02:00Z">
          <w:pPr/>
        </w:pPrChange>
      </w:pPr>
      <w:ins w:id="238" w:author="漫星" w:date="2025-11-14T19:02:00Z">
        <w:r>
          <w:rPr>
            <w:rFonts w:ascii="宋体" w:eastAsia="宋体" w:hAnsi="宋体" w:cs="宋体"/>
            <w:noProof/>
            <w:sz w:val="24"/>
            <w:szCs w:val="24"/>
          </w:rPr>
          <w:drawing>
            <wp:inline distT="0" distB="0" distL="114300" distR="114300" wp14:anchorId="46F69F8E" wp14:editId="7E53F26F">
              <wp:extent cx="5483860" cy="1941830"/>
              <wp:effectExtent l="0" t="0" r="2540" b="1270"/>
              <wp:docPr id="2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descr="IMG_256"/>
                      <pic:cNvPicPr>
                        <a:picLocks noChangeAspect="1"/>
                      </pic:cNvPicPr>
                    </pic:nvPicPr>
                    <pic:blipFill>
                      <a:blip r:embed="rId40"/>
                      <a:stretch>
                        <a:fillRect/>
                      </a:stretch>
                    </pic:blipFill>
                    <pic:spPr>
                      <a:xfrm>
                        <a:off x="0" y="0"/>
                        <a:ext cx="5483860" cy="1941830"/>
                      </a:xfrm>
                      <a:prstGeom prst="rect">
                        <a:avLst/>
                      </a:prstGeom>
                      <a:noFill/>
                      <a:ln w="9525">
                        <a:noFill/>
                      </a:ln>
                    </pic:spPr>
                  </pic:pic>
                </a:graphicData>
              </a:graphic>
            </wp:inline>
          </w:drawing>
        </w:r>
      </w:ins>
    </w:p>
    <w:sectPr w:rsidR="005E3B4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0" w:author="毛毛妈" w:date="2025-11-07T19:39:00Z" w:initials="">
    <w:p w14:paraId="36563ADA" w14:textId="77777777" w:rsidR="005E3B46" w:rsidRDefault="00611D38">
      <w:pPr>
        <w:pStyle w:val="a3"/>
      </w:pPr>
      <w:r>
        <w:rPr>
          <w:rStyle w:val="ad"/>
        </w:rPr>
        <w:annotationRef/>
      </w:r>
      <w:r w:rsidR="00000000">
        <w:rPr>
          <w:rFonts w:hint="eastAsia"/>
        </w:rPr>
        <w:t>撸个猫而已，还要查身份证啊！边界感呢</w:t>
      </w:r>
    </w:p>
  </w:comment>
  <w:comment w:id="54" w:author="毛毛妈" w:date="2025-11-07T19:40:00Z" w:initials="">
    <w:p w14:paraId="5778EFBE" w14:textId="77777777" w:rsidR="005E3B46" w:rsidRDefault="00611D38">
      <w:pPr>
        <w:pStyle w:val="a3"/>
      </w:pPr>
      <w:r>
        <w:rPr>
          <w:rStyle w:val="ad"/>
        </w:rPr>
        <w:annotationRef/>
      </w:r>
      <w:r w:rsidR="00000000">
        <w:rPr>
          <w:rFonts w:hint="eastAsia"/>
        </w:rPr>
        <w:t>hhh</w:t>
      </w:r>
      <w:r w:rsidR="00000000">
        <w:rPr>
          <w:rFonts w:hint="eastAsia"/>
        </w:rPr>
        <w:t>，果不其然猫招待</w:t>
      </w:r>
    </w:p>
  </w:comment>
  <w:comment w:id="53" w:author="毛毛妈" w:date="2025-11-07T19:45:00Z" w:initials="">
    <w:p w14:paraId="7920A13D" w14:textId="77777777" w:rsidR="005E3B46" w:rsidRDefault="00611D38">
      <w:pPr>
        <w:pStyle w:val="a3"/>
      </w:pPr>
      <w:r>
        <w:rPr>
          <w:rStyle w:val="ad"/>
        </w:rPr>
        <w:annotationRef/>
      </w:r>
      <w:r w:rsidR="00000000">
        <w:rPr>
          <w:rFonts w:hint="eastAsia"/>
        </w:rPr>
        <w:t>状态图呢</w:t>
      </w:r>
    </w:p>
  </w:comment>
  <w:comment w:id="55" w:author="毛毛妈" w:date="2025-11-07T19:44:00Z" w:initials="">
    <w:p w14:paraId="0EAD146D" w14:textId="77777777" w:rsidR="005E3B46" w:rsidRDefault="00611D38">
      <w:pPr>
        <w:pStyle w:val="a3"/>
      </w:pPr>
      <w:r>
        <w:rPr>
          <w:rStyle w:val="ad"/>
        </w:rPr>
        <w:annotationRef/>
      </w:r>
      <w:r w:rsidR="00000000">
        <w:rPr>
          <w:rFonts w:hint="eastAsia"/>
        </w:rPr>
        <w:t>两个问题：</w:t>
      </w:r>
    </w:p>
    <w:p w14:paraId="5A6A22BB" w14:textId="77777777" w:rsidR="005E3B46" w:rsidRDefault="00000000">
      <w:pPr>
        <w:pStyle w:val="a3"/>
        <w:numPr>
          <w:ilvl w:val="0"/>
          <w:numId w:val="1"/>
        </w:numPr>
      </w:pPr>
      <w:r>
        <w:rPr>
          <w:rFonts w:hint="eastAsia"/>
        </w:rPr>
        <w:t>这个猫咖的商品是可以送货上门的对吧？猫粮猫砂那些？</w:t>
      </w:r>
    </w:p>
    <w:p w14:paraId="559FB055" w14:textId="77777777" w:rsidR="005E3B46" w:rsidRDefault="00000000">
      <w:pPr>
        <w:pStyle w:val="a3"/>
        <w:numPr>
          <w:ilvl w:val="0"/>
          <w:numId w:val="1"/>
        </w:numPr>
      </w:pPr>
      <w:r>
        <w:rPr>
          <w:rFonts w:hint="eastAsia"/>
        </w:rPr>
        <w:t>在这个订单对象里，看不出来买什么什么东西啊，订单里的商品信息呢？</w:t>
      </w:r>
    </w:p>
  </w:comment>
  <w:comment w:id="56" w:author="漫星" w:date="2025-11-14T18:16:00Z" w:initials="">
    <w:p w14:paraId="70674122" w14:textId="77777777" w:rsidR="005E3B46" w:rsidRDefault="00611D38">
      <w:pPr>
        <w:pStyle w:val="a3"/>
      </w:pPr>
      <w:r>
        <w:rPr>
          <w:rStyle w:val="ad"/>
        </w:rPr>
        <w:annotationRef/>
      </w:r>
      <w:r w:rsidR="00000000">
        <w:rPr>
          <w:rFonts w:hint="eastAsia"/>
        </w:rPr>
        <w:t>商品应该是自提，没有送货上门</w:t>
      </w:r>
    </w:p>
  </w:comment>
  <w:comment w:id="57" w:author="毛毛妈" w:date="2025-11-07T19:45:00Z" w:initials="">
    <w:p w14:paraId="316BF902" w14:textId="77777777" w:rsidR="005E3B46" w:rsidRDefault="00611D38">
      <w:pPr>
        <w:pStyle w:val="a3"/>
      </w:pPr>
      <w:r>
        <w:rPr>
          <w:rStyle w:val="ad"/>
        </w:rPr>
        <w:annotationRef/>
      </w:r>
      <w:r w:rsidR="00000000">
        <w:rPr>
          <w:rFonts w:hint="eastAsia"/>
        </w:rPr>
        <w:t>未支付</w:t>
      </w:r>
      <w:r w:rsidR="00000000">
        <w:rPr>
          <w:rFonts w:hint="eastAsia"/>
        </w:rPr>
        <w:t>-</w:t>
      </w:r>
      <w:r w:rsidR="00000000">
        <w:rPr>
          <w:rFonts w:hint="eastAsia"/>
        </w:rPr>
        <w:t>已支付</w:t>
      </w:r>
      <w:r w:rsidR="00000000">
        <w:rPr>
          <w:rFonts w:hint="eastAsia"/>
        </w:rPr>
        <w:t>-</w:t>
      </w:r>
      <w:r w:rsidR="00000000">
        <w:rPr>
          <w:rFonts w:hint="eastAsia"/>
        </w:rPr>
        <w:t>未发货</w:t>
      </w:r>
      <w:r w:rsidR="00000000">
        <w:rPr>
          <w:rFonts w:hint="eastAsia"/>
        </w:rPr>
        <w:t>-</w:t>
      </w:r>
      <w:r w:rsidR="00000000">
        <w:rPr>
          <w:rFonts w:hint="eastAsia"/>
        </w:rPr>
        <w:t>已发货</w:t>
      </w:r>
      <w:r w:rsidR="00000000">
        <w:rPr>
          <w:rFonts w:hint="eastAsia"/>
        </w:rPr>
        <w:t xml:space="preserve">   </w:t>
      </w:r>
      <w:r w:rsidR="00000000">
        <w:rPr>
          <w:rFonts w:hint="eastAsia"/>
        </w:rPr>
        <w:t>还有已取消</w:t>
      </w:r>
    </w:p>
    <w:p w14:paraId="1F64CE04" w14:textId="77777777" w:rsidR="005E3B46" w:rsidRDefault="00000000">
      <w:pPr>
        <w:pStyle w:val="a3"/>
      </w:pPr>
      <w:r>
        <w:rPr>
          <w:rFonts w:hint="eastAsia"/>
        </w:rPr>
        <w:t>用状态图表示这几个状态取值之间的变迁</w:t>
      </w:r>
    </w:p>
    <w:p w14:paraId="39E98D5C" w14:textId="77777777" w:rsidR="005E3B46" w:rsidRDefault="00000000">
      <w:pPr>
        <w:pStyle w:val="a3"/>
      </w:pPr>
      <w:r>
        <w:rPr>
          <w:rFonts w:hint="eastAsia"/>
        </w:rPr>
        <w:t>参考外卖状态变化。</w:t>
      </w:r>
    </w:p>
  </w:comment>
  <w:comment w:id="58" w:author="漫星" w:date="2025-11-14T18:52:00Z" w:initials="">
    <w:p w14:paraId="73D6FF3C" w14:textId="77777777" w:rsidR="005E3B46" w:rsidRDefault="00611D38">
      <w:pPr>
        <w:pStyle w:val="a3"/>
      </w:pPr>
      <w:r>
        <w:rPr>
          <w:rStyle w:val="ad"/>
        </w:rPr>
        <w:annotationRef/>
      </w:r>
      <w:r w:rsidR="00000000">
        <w:rPr>
          <w:rFonts w:hint="eastAsia"/>
        </w:rPr>
        <w:t>我们的商品应该是自提，所以没有收发货</w:t>
      </w:r>
    </w:p>
  </w:comment>
  <w:comment w:id="59" w:author="毛毛妈" w:date="2025-11-15T21:57:00Z" w:initials="">
    <w:p w14:paraId="6947B285" w14:textId="77777777" w:rsidR="005E3B46" w:rsidRDefault="00611D38">
      <w:pPr>
        <w:pStyle w:val="a3"/>
      </w:pPr>
      <w:r>
        <w:rPr>
          <w:rStyle w:val="ad"/>
        </w:rPr>
        <w:annotationRef/>
      </w:r>
      <w:r w:rsidR="00000000">
        <w:rPr>
          <w:rFonts w:hint="eastAsia"/>
        </w:rPr>
        <w:t>上课讲的是这种方式最佳</w:t>
      </w:r>
    </w:p>
  </w:comment>
  <w:comment w:id="200" w:author="毛毛妈" w:date="2025-11-07T19:47:00Z" w:initials="">
    <w:p w14:paraId="6C2642CC" w14:textId="77777777" w:rsidR="005E3B46" w:rsidRDefault="00611D38">
      <w:pPr>
        <w:pStyle w:val="a3"/>
      </w:pPr>
      <w:r>
        <w:rPr>
          <w:rStyle w:val="ad"/>
        </w:rPr>
        <w:annotationRef/>
      </w:r>
      <w:r w:rsidR="00000000">
        <w:rPr>
          <w:rFonts w:hint="eastAsia"/>
        </w:rPr>
        <w:t>评论对象的属性表里并没有审核状态这个属性啊，怎么画图了？</w:t>
      </w:r>
    </w:p>
    <w:p w14:paraId="4DD938E4" w14:textId="77777777" w:rsidR="005E3B46" w:rsidRDefault="00000000">
      <w:pPr>
        <w:pStyle w:val="a3"/>
      </w:pPr>
      <w:r>
        <w:rPr>
          <w:rFonts w:hint="eastAsia"/>
        </w:rPr>
        <w:t>好几个状态属性，却没有画图。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563ADA" w15:done="0"/>
  <w15:commentEx w15:paraId="5778EFBE" w15:done="0"/>
  <w15:commentEx w15:paraId="7920A13D" w15:done="0"/>
  <w15:commentEx w15:paraId="559FB055" w15:done="0"/>
  <w15:commentEx w15:paraId="70674122" w15:paraIdParent="559FB055" w15:done="0"/>
  <w15:commentEx w15:paraId="39E98D5C" w15:done="0"/>
  <w15:commentEx w15:paraId="73D6FF3C" w15:paraIdParent="39E98D5C" w15:done="0"/>
  <w15:commentEx w15:paraId="6947B285" w15:done="0"/>
  <w15:commentEx w15:paraId="4DD938E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563ADA" w16cid:durableId="36563ADA"/>
  <w16cid:commentId w16cid:paraId="5778EFBE" w16cid:durableId="5778EFBE"/>
  <w16cid:commentId w16cid:paraId="7920A13D" w16cid:durableId="7920A13D"/>
  <w16cid:commentId w16cid:paraId="559FB055" w16cid:durableId="559FB055"/>
  <w16cid:commentId w16cid:paraId="70674122" w16cid:durableId="70674122"/>
  <w16cid:commentId w16cid:paraId="39E98D5C" w16cid:durableId="39E98D5C"/>
  <w16cid:commentId w16cid:paraId="73D6FF3C" w16cid:durableId="73D6FF3C"/>
  <w16cid:commentId w16cid:paraId="6947B285" w16cid:durableId="6947B285"/>
  <w16cid:commentId w16cid:paraId="4DD938E4" w16cid:durableId="4DD938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DECD7" w14:textId="77777777" w:rsidR="006F40F4" w:rsidRDefault="006F40F4" w:rsidP="00611D38">
      <w:r>
        <w:separator/>
      </w:r>
    </w:p>
  </w:endnote>
  <w:endnote w:type="continuationSeparator" w:id="0">
    <w:p w14:paraId="353574C7" w14:textId="77777777" w:rsidR="006F40F4" w:rsidRDefault="006F40F4" w:rsidP="00611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康俪金黑W8(P)">
    <w:altName w:val="微软雅黑"/>
    <w:charset w:val="86"/>
    <w:family w:val="swiss"/>
    <w:pitch w:val="default"/>
    <w:sig w:usb0="00000000" w:usb1="00000000" w:usb2="00000012" w:usb3="00000000" w:csb0="00040000" w:csb1="00000000"/>
  </w:font>
  <w:font w:name="华文新魏">
    <w:panose1 w:val="02010800040101010101"/>
    <w:charset w:val="86"/>
    <w:family w:val="auto"/>
    <w:pitch w:val="variable"/>
    <w:sig w:usb0="00000001" w:usb1="080F0000" w:usb2="00000010" w:usb3="00000000" w:csb0="00040000" w:csb1="00000000"/>
  </w:font>
  <w:font w:name="方正粗黑宋简体">
    <w:altName w:val="微软雅黑"/>
    <w:charset w:val="86"/>
    <w:family w:val="auto"/>
    <w:pitch w:val="default"/>
    <w:sig w:usb0="00000000" w:usb1="00000000" w:usb2="00000012" w:usb3="00000000" w:csb0="00040001" w:csb1="00000000"/>
  </w:font>
  <w:font w:name="华文楷体">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CC11D" w14:textId="77777777" w:rsidR="006F40F4" w:rsidRDefault="006F40F4" w:rsidP="00611D38">
      <w:r>
        <w:separator/>
      </w:r>
    </w:p>
  </w:footnote>
  <w:footnote w:type="continuationSeparator" w:id="0">
    <w:p w14:paraId="4FB6B7C9" w14:textId="77777777" w:rsidR="006F40F4" w:rsidRDefault="006F40F4" w:rsidP="00611D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22EFA2"/>
    <w:multiLevelType w:val="singleLevel"/>
    <w:tmpl w:val="A222EFA2"/>
    <w:lvl w:ilvl="0">
      <w:start w:val="4"/>
      <w:numFmt w:val="decimal"/>
      <w:suff w:val="nothing"/>
      <w:lvlText w:val="%1、"/>
      <w:lvlJc w:val="left"/>
    </w:lvl>
  </w:abstractNum>
  <w:abstractNum w:abstractNumId="1" w15:restartNumberingAfterBreak="0">
    <w:nsid w:val="18C26D2F"/>
    <w:multiLevelType w:val="multilevel"/>
    <w:tmpl w:val="18C26D2F"/>
    <w:lvl w:ilvl="0">
      <w:start w:val="1"/>
      <w:numFmt w:val="decimal"/>
      <w:lvlText w:val="%1."/>
      <w:lvlJc w:val="left"/>
      <w:pPr>
        <w:tabs>
          <w:tab w:val="left" w:pos="780"/>
        </w:tabs>
        <w:ind w:left="780" w:hanging="36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 w15:restartNumberingAfterBreak="0">
    <w:nsid w:val="3B0A209C"/>
    <w:multiLevelType w:val="multilevel"/>
    <w:tmpl w:val="3B0A209C"/>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067074275">
    <w:abstractNumId w:val="2"/>
  </w:num>
  <w:num w:numId="2" w16cid:durableId="2081752043">
    <w:abstractNumId w:val="1"/>
  </w:num>
  <w:num w:numId="3" w16cid:durableId="12771055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毛毛妈">
    <w15:presenceInfo w15:providerId="None" w15:userId="毛毛妈"/>
  </w15:person>
  <w15:person w15:author="2410537465@qq.com">
    <w15:presenceInfo w15:providerId="Windows Live" w15:userId="53beabdfb71f57e3"/>
  </w15:person>
  <w15:person w15:author="漫星">
    <w15:presenceInfo w15:providerId="None" w15:userId="漫星"/>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3B35EE6"/>
    <w:rsid w:val="000953B2"/>
    <w:rsid w:val="000B1F6D"/>
    <w:rsid w:val="00104951"/>
    <w:rsid w:val="00122865"/>
    <w:rsid w:val="00157547"/>
    <w:rsid w:val="001A430C"/>
    <w:rsid w:val="001C0F0F"/>
    <w:rsid w:val="00210877"/>
    <w:rsid w:val="00233FC2"/>
    <w:rsid w:val="002F1087"/>
    <w:rsid w:val="00391AD0"/>
    <w:rsid w:val="003C430D"/>
    <w:rsid w:val="004A65E2"/>
    <w:rsid w:val="005C3DED"/>
    <w:rsid w:val="005E3B46"/>
    <w:rsid w:val="00611D38"/>
    <w:rsid w:val="0061203C"/>
    <w:rsid w:val="006F40F4"/>
    <w:rsid w:val="00804B43"/>
    <w:rsid w:val="00847600"/>
    <w:rsid w:val="00876AAD"/>
    <w:rsid w:val="008D3546"/>
    <w:rsid w:val="00925919"/>
    <w:rsid w:val="0096620E"/>
    <w:rsid w:val="00A927BE"/>
    <w:rsid w:val="00B65841"/>
    <w:rsid w:val="00C6018F"/>
    <w:rsid w:val="00DD7C14"/>
    <w:rsid w:val="00E12DA4"/>
    <w:rsid w:val="00E13235"/>
    <w:rsid w:val="00E607E2"/>
    <w:rsid w:val="00EA25DD"/>
    <w:rsid w:val="00ED4D35"/>
    <w:rsid w:val="00F9227E"/>
    <w:rsid w:val="05BF6480"/>
    <w:rsid w:val="130B6E76"/>
    <w:rsid w:val="16B363F8"/>
    <w:rsid w:val="17392C31"/>
    <w:rsid w:val="30786104"/>
    <w:rsid w:val="3C52017E"/>
    <w:rsid w:val="3F8C102E"/>
    <w:rsid w:val="3FF62788"/>
    <w:rsid w:val="53B9438C"/>
    <w:rsid w:val="5AEE08C5"/>
    <w:rsid w:val="62BC1752"/>
    <w:rsid w:val="63B35EE6"/>
    <w:rsid w:val="6C5A4E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7DD58B"/>
  <w15:docId w15:val="{90A52329-BD2F-4810-85B1-75D900476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uiPriority="39" w:unhideWhenUsed="1" w:qFormat="1"/>
    <w:lsdException w:name="annotation text" w:semiHidden="1" w:uiPriority="99" w:unhideWhenUsed="1" w:qFormat="1"/>
    <w:lsdException w:name="footer" w:qFormat="1"/>
    <w:lsdException w:name="caption" w:semiHidden="1" w:unhideWhenUsed="1" w:qFormat="1"/>
    <w:lsdException w:name="annotation reference" w:semiHidden="1" w:uiPriority="99"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jc w:val="left"/>
      <w:outlineLvl w:val="1"/>
    </w:pPr>
    <w:rPr>
      <w:rFonts w:asciiTheme="majorHAnsi" w:eastAsia="华文中宋" w:hAnsiTheme="majorHAnsi" w:cstheme="majorBidi"/>
      <w:b/>
      <w:bCs/>
      <w:sz w:val="24"/>
      <w:szCs w:val="32"/>
    </w:rPr>
  </w:style>
  <w:style w:type="paragraph" w:styleId="3">
    <w:name w:val="heading 3"/>
    <w:basedOn w:val="a"/>
    <w:next w:val="a"/>
    <w:uiPriority w:val="9"/>
    <w:unhideWhenUsed/>
    <w:qFormat/>
    <w:pPr>
      <w:keepNext/>
      <w:keepLines/>
      <w:spacing w:before="260" w:after="260" w:line="416" w:lineRule="auto"/>
      <w:outlineLvl w:val="2"/>
    </w:pPr>
    <w:rPr>
      <w:rFonts w:ascii="华文中宋" w:eastAsia="华文中宋" w:hAnsi="华文中宋"/>
      <w:b/>
      <w:bCs/>
      <w:sz w:val="22"/>
    </w:rPr>
  </w:style>
  <w:style w:type="paragraph" w:styleId="4">
    <w:name w:val="heading 4"/>
    <w:basedOn w:val="a"/>
    <w:next w:val="a"/>
    <w:uiPriority w:val="9"/>
    <w:unhideWhenUsed/>
    <w:qFormat/>
    <w:pPr>
      <w:keepNext/>
      <w:keepLines/>
      <w:spacing w:before="280" w:after="290" w:line="376" w:lineRule="auto"/>
      <w:outlineLvl w:val="3"/>
    </w:pPr>
    <w:rPr>
      <w:rFonts w:asciiTheme="majorHAnsi" w:eastAsia="宋体" w:hAnsiTheme="majorHAnsi"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pPr>
      <w:tabs>
        <w:tab w:val="center" w:pos="4153"/>
        <w:tab w:val="right" w:pos="8306"/>
      </w:tabs>
      <w:snapToGrid w:val="0"/>
      <w:jc w:val="center"/>
    </w:pPr>
    <w:rPr>
      <w:sz w:val="18"/>
      <w:szCs w:val="18"/>
    </w:rPr>
  </w:style>
  <w:style w:type="paragraph" w:styleId="TOC2">
    <w:name w:val="toc 2"/>
    <w:basedOn w:val="a"/>
    <w:next w:val="a"/>
    <w:uiPriority w:val="39"/>
    <w:unhideWhenUsed/>
    <w:qFormat/>
    <w:pPr>
      <w:ind w:leftChars="200" w:left="420"/>
    </w:pPr>
  </w:style>
  <w:style w:type="paragraph" w:styleId="a9">
    <w:name w:val="annotation subject"/>
    <w:basedOn w:val="a3"/>
    <w:next w:val="a3"/>
    <w:link w:val="aa"/>
    <w:qFormat/>
    <w:rPr>
      <w:b/>
      <w:bCs/>
    </w:rPr>
  </w:style>
  <w:style w:type="character" w:styleId="ab">
    <w:name w:val="Strong"/>
    <w:basedOn w:val="a0"/>
    <w:qFormat/>
    <w:rPr>
      <w:b/>
    </w:rPr>
  </w:style>
  <w:style w:type="character" w:styleId="ac">
    <w:name w:val="Hyperlink"/>
    <w:basedOn w:val="a0"/>
    <w:uiPriority w:val="99"/>
    <w:unhideWhenUsed/>
    <w:qFormat/>
    <w:rPr>
      <w:color w:val="0026E5" w:themeColor="hyperlink"/>
      <w:u w:val="single"/>
    </w:rPr>
  </w:style>
  <w:style w:type="character" w:styleId="HTML">
    <w:name w:val="HTML Code"/>
    <w:basedOn w:val="a0"/>
    <w:qFormat/>
    <w:rPr>
      <w:rFonts w:ascii="Courier New" w:hAnsi="Courier New"/>
      <w:sz w:val="20"/>
    </w:rPr>
  </w:style>
  <w:style w:type="character" w:styleId="ad">
    <w:name w:val="annotation reference"/>
    <w:basedOn w:val="a0"/>
    <w:uiPriority w:val="99"/>
    <w:semiHidden/>
    <w:unhideWhenUsed/>
    <w:qFormat/>
    <w:rPr>
      <w:sz w:val="21"/>
      <w:szCs w:val="21"/>
    </w:rPr>
  </w:style>
  <w:style w:type="paragraph" w:customStyle="1" w:styleId="ae">
    <w:name w:val="默认黑体"/>
    <w:qFormat/>
    <w:locked/>
    <w:pPr>
      <w:spacing w:line="360" w:lineRule="auto"/>
      <w:jc w:val="both"/>
    </w:pPr>
    <w:rPr>
      <w:rFonts w:ascii="Arial" w:eastAsia="黑体" w:hAnsi="Arial" w:cs="Courier New"/>
      <w:bCs/>
      <w:kern w:val="2"/>
      <w:sz w:val="24"/>
      <w:szCs w:val="24"/>
    </w:rPr>
  </w:style>
  <w:style w:type="paragraph" w:customStyle="1" w:styleId="af">
    <w:name w:val="封面表单样式"/>
    <w:uiPriority w:val="9"/>
    <w:qFormat/>
    <w:locked/>
    <w:pPr>
      <w:spacing w:line="360" w:lineRule="auto"/>
      <w:jc w:val="center"/>
    </w:pPr>
    <w:rPr>
      <w:rFonts w:ascii="Arial" w:eastAsia="黑体" w:hAnsi="Arial" w:cs="Courier New"/>
      <w:bCs/>
      <w:kern w:val="2"/>
      <w:sz w:val="30"/>
      <w:szCs w:val="24"/>
    </w:rPr>
  </w:style>
  <w:style w:type="paragraph" w:customStyle="1" w:styleId="TOC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D53A0" w:themeColor="accent1" w:themeShade="BF"/>
      <w:kern w:val="0"/>
      <w:sz w:val="32"/>
      <w:szCs w:val="32"/>
    </w:rPr>
  </w:style>
  <w:style w:type="paragraph" w:styleId="af0">
    <w:name w:val="List Paragraph"/>
    <w:basedOn w:val="a"/>
    <w:uiPriority w:val="34"/>
    <w:qFormat/>
    <w:pPr>
      <w:ind w:firstLineChars="200" w:firstLine="420"/>
    </w:pPr>
  </w:style>
  <w:style w:type="paragraph" w:customStyle="1" w:styleId="10">
    <w:name w:val="修订1"/>
    <w:hidden/>
    <w:uiPriority w:val="99"/>
    <w:unhideWhenUsed/>
    <w:qFormat/>
    <w:rPr>
      <w:rFonts w:asciiTheme="minorHAnsi" w:eastAsiaTheme="minorEastAsia" w:hAnsiTheme="minorHAnsi" w:cstheme="minorBidi"/>
      <w:kern w:val="2"/>
      <w:sz w:val="21"/>
      <w:szCs w:val="22"/>
    </w:rPr>
  </w:style>
  <w:style w:type="character" w:customStyle="1" w:styleId="a4">
    <w:name w:val="批注文字 字符"/>
    <w:basedOn w:val="a0"/>
    <w:link w:val="a3"/>
    <w:uiPriority w:val="99"/>
    <w:semiHidden/>
    <w:qFormat/>
    <w:rPr>
      <w:rFonts w:asciiTheme="minorHAnsi" w:eastAsiaTheme="minorEastAsia" w:hAnsiTheme="minorHAnsi" w:cstheme="minorBidi"/>
      <w:kern w:val="2"/>
      <w:sz w:val="21"/>
      <w:szCs w:val="22"/>
    </w:rPr>
  </w:style>
  <w:style w:type="character" w:customStyle="1" w:styleId="aa">
    <w:name w:val="批注主题 字符"/>
    <w:basedOn w:val="a4"/>
    <w:link w:val="a9"/>
    <w:qFormat/>
    <w:rPr>
      <w:rFonts w:asciiTheme="minorHAnsi" w:eastAsiaTheme="minorEastAsia" w:hAnsiTheme="minorHAnsi" w:cstheme="minorBidi"/>
      <w:b/>
      <w:bCs/>
      <w:kern w:val="2"/>
      <w:sz w:val="21"/>
      <w:szCs w:val="22"/>
    </w:rPr>
  </w:style>
  <w:style w:type="paragraph" w:customStyle="1" w:styleId="20">
    <w:name w:val="修订2"/>
    <w:hidden/>
    <w:uiPriority w:val="99"/>
    <w:unhideWhenUsed/>
    <w:rPr>
      <w:rFonts w:asciiTheme="minorHAnsi" w:eastAsiaTheme="minorEastAsia" w:hAnsiTheme="minorHAnsi" w:cstheme="minorBidi"/>
      <w:kern w:val="2"/>
      <w:sz w:val="21"/>
      <w:szCs w:val="22"/>
    </w:rPr>
  </w:style>
  <w:style w:type="character" w:customStyle="1" w:styleId="a8">
    <w:name w:val="页眉 字符"/>
    <w:basedOn w:val="a0"/>
    <w:link w:val="a7"/>
    <w:qFormat/>
    <w:rPr>
      <w:rFonts w:asciiTheme="minorHAnsi" w:eastAsiaTheme="minorEastAsia" w:hAnsiTheme="minorHAnsi" w:cstheme="minorBidi"/>
      <w:kern w:val="2"/>
      <w:sz w:val="18"/>
      <w:szCs w:val="18"/>
    </w:rPr>
  </w:style>
  <w:style w:type="character" w:customStyle="1" w:styleId="a6">
    <w:name w:val="页脚 字符"/>
    <w:basedOn w:val="a0"/>
    <w:link w:val="a5"/>
    <w:qFormat/>
    <w:rPr>
      <w:rFonts w:asciiTheme="minorHAnsi" w:eastAsiaTheme="minorEastAsia" w:hAnsiTheme="minorHAnsi" w:cstheme="minorBidi"/>
      <w:kern w:val="2"/>
      <w:sz w:val="18"/>
      <w:szCs w:val="18"/>
    </w:rPr>
  </w:style>
  <w:style w:type="paragraph" w:styleId="af1">
    <w:name w:val="Revision"/>
    <w:hidden/>
    <w:uiPriority w:val="99"/>
    <w:unhideWhenUsed/>
    <w:rsid w:val="00611D38"/>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microsoft.com/office/2011/relationships/people" Target="peop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emf"/><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comments" Target="comments.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emf"/><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microsoft.com/office/2016/09/relationships/commentsIds" Target="commentsIds.xml"/><Relationship Id="rId17" Type="http://schemas.openxmlformats.org/officeDocument/2006/relationships/image" Target="media/image8.emf"/><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33</Pages>
  <Words>3458</Words>
  <Characters>7020</Characters>
  <Application>Microsoft Office Word</Application>
  <DocSecurity>0</DocSecurity>
  <Lines>1002</Lines>
  <Paragraphs>1047</Paragraphs>
  <ScaleCrop>false</ScaleCrop>
  <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落日大桥</dc:creator>
  <cp:lastModifiedBy>2410537465@qq.com</cp:lastModifiedBy>
  <cp:revision>21</cp:revision>
  <dcterms:created xsi:type="dcterms:W3CDTF">2025-11-04T11:19:00Z</dcterms:created>
  <dcterms:modified xsi:type="dcterms:W3CDTF">2026-05-03T13:18:00Z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B57542CFDE834E1283788310BC263DD0_11</vt:lpwstr>
  </property>
  <property fmtid="{D5CDD505-2E9C-101B-9397-08002B2CF9AE}" pid="4" name="KSOTemplateDocerSaveRecord">
    <vt:lpwstr>eyJoZGlkIjoiYTNkMjg2MzkxODljNWRkMmUxNTZkMWZhMWU3MWU0MGEiLCJ1c2VySWQiOiIxMjM5NzMyMTUwIn0=</vt:lpwstr>
  </property>
</Properties>
</file>